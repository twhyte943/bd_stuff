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4526D" w14:textId="77777777" w:rsidR="0064733B" w:rsidRDefault="0064733B">
      <w:pPr>
        <w:pStyle w:val="Title"/>
      </w:pPr>
    </w:p>
    <w:p w14:paraId="3874526E" w14:textId="77777777" w:rsidR="00BF770B" w:rsidRPr="00302B61" w:rsidDel="00700FC3" w:rsidRDefault="00B60477" w:rsidP="00BF770B">
      <w:pPr>
        <w:pStyle w:val="Title"/>
        <w:spacing w:before="1200"/>
        <w:rPr>
          <w:del w:id="0" w:author="Whyte, Tony [Non-Ortho]" w:date="2021-07-30T08:11:00Z"/>
          <w:rFonts w:ascii="Arial" w:hAnsi="Arial" w:cs="Arial"/>
          <w:szCs w:val="32"/>
        </w:rPr>
      </w:pPr>
      <w:r>
        <w:rPr>
          <w:rFonts w:ascii="Arial" w:hAnsi="Arial" w:cs="Arial"/>
          <w:szCs w:val="32"/>
        </w:rPr>
        <w:t>PRODUCT DEVELOPMENT</w:t>
      </w:r>
    </w:p>
    <w:p w14:paraId="3874526F" w14:textId="77777777" w:rsidR="00BF770B" w:rsidRPr="00302B61" w:rsidRDefault="00BF770B" w:rsidP="00700FC3">
      <w:pPr>
        <w:pStyle w:val="Title"/>
        <w:spacing w:before="1200"/>
        <w:rPr>
          <w:rFonts w:ascii="Arial" w:hAnsi="Arial" w:cs="Arial"/>
          <w:szCs w:val="32"/>
        </w:rPr>
        <w:pPrChange w:id="1" w:author="Whyte, Tony [Non-Ortho]" w:date="2021-07-30T08:11:00Z">
          <w:pPr>
            <w:pStyle w:val="Title"/>
          </w:pPr>
        </w:pPrChange>
      </w:pPr>
      <w:del w:id="2" w:author="Whyte, Tony [Non-Ortho]" w:date="2021-07-30T08:11:00Z">
        <w:r w:rsidRPr="00302B61" w:rsidDel="00700FC3">
          <w:rPr>
            <w:rFonts w:ascii="Arial" w:hAnsi="Arial" w:cs="Arial"/>
            <w:szCs w:val="32"/>
          </w:rPr>
          <w:delText xml:space="preserve">VITROS 5600/3600 </w:delText>
        </w:r>
      </w:del>
    </w:p>
    <w:p w14:paraId="38745270" w14:textId="77777777" w:rsidR="002A1A8E" w:rsidRDefault="00BF770B" w:rsidP="002A1A8E">
      <w:pPr>
        <w:pStyle w:val="Title"/>
        <w:rPr>
          <w:rFonts w:ascii="Arial" w:hAnsi="Arial" w:cs="Arial"/>
          <w:szCs w:val="32"/>
        </w:rPr>
      </w:pPr>
      <w:r>
        <w:rPr>
          <w:rFonts w:ascii="Arial" w:hAnsi="Arial" w:cs="Arial"/>
          <w:szCs w:val="32"/>
        </w:rPr>
        <w:t>Extrat</w:t>
      </w:r>
      <w:r w:rsidRPr="00302B61">
        <w:rPr>
          <w:rFonts w:ascii="Arial" w:hAnsi="Arial" w:cs="Arial"/>
          <w:szCs w:val="32"/>
        </w:rPr>
        <w:t xml:space="preserve">ech </w:t>
      </w:r>
      <w:r w:rsidR="009B58BB">
        <w:rPr>
          <w:rFonts w:ascii="Arial" w:hAnsi="Arial" w:cs="Arial"/>
          <w:szCs w:val="32"/>
        </w:rPr>
        <w:t xml:space="preserve">M3514 </w:t>
      </w:r>
      <w:r w:rsidRPr="00302B61">
        <w:rPr>
          <w:rFonts w:ascii="Arial" w:hAnsi="Arial" w:cs="Arial"/>
          <w:szCs w:val="32"/>
        </w:rPr>
        <w:t xml:space="preserve">Motion Controller </w:t>
      </w:r>
    </w:p>
    <w:p w14:paraId="38745271" w14:textId="77777777" w:rsidR="00BF770B" w:rsidRPr="00302B61" w:rsidRDefault="0043735F" w:rsidP="002A1A8E">
      <w:pPr>
        <w:pStyle w:val="Title"/>
        <w:rPr>
          <w:rFonts w:ascii="Arial" w:hAnsi="Arial" w:cs="Arial"/>
          <w:szCs w:val="32"/>
        </w:rPr>
      </w:pPr>
      <w:r>
        <w:rPr>
          <w:rFonts w:ascii="Arial" w:hAnsi="Arial" w:cs="Arial"/>
          <w:szCs w:val="32"/>
        </w:rPr>
        <w:t>Engineering Test</w:t>
      </w:r>
      <w:r w:rsidR="00BF770B">
        <w:rPr>
          <w:rFonts w:ascii="Arial" w:hAnsi="Arial" w:cs="Arial"/>
          <w:szCs w:val="32"/>
        </w:rPr>
        <w:t xml:space="preserve"> </w:t>
      </w:r>
      <w:r w:rsidR="00296E5D">
        <w:rPr>
          <w:rFonts w:ascii="Arial" w:hAnsi="Arial" w:cs="Arial"/>
          <w:szCs w:val="32"/>
        </w:rPr>
        <w:t xml:space="preserve">Procedure </w:t>
      </w:r>
      <w:r w:rsidR="00307B11">
        <w:rPr>
          <w:rFonts w:ascii="Arial" w:hAnsi="Arial" w:cs="Arial"/>
          <w:szCs w:val="32"/>
        </w:rPr>
        <w:t>and</w:t>
      </w:r>
      <w:r w:rsidR="00296E5D">
        <w:rPr>
          <w:rFonts w:ascii="Arial" w:hAnsi="Arial" w:cs="Arial"/>
          <w:szCs w:val="32"/>
        </w:rPr>
        <w:t xml:space="preserve"> </w:t>
      </w:r>
      <w:r w:rsidR="00FC61A4">
        <w:rPr>
          <w:rFonts w:ascii="Arial" w:hAnsi="Arial" w:cs="Arial"/>
          <w:szCs w:val="32"/>
        </w:rPr>
        <w:t>Report</w:t>
      </w:r>
    </w:p>
    <w:p w14:paraId="38745272" w14:textId="77777777" w:rsidR="00BF770B" w:rsidRDefault="00BF770B" w:rsidP="00BF770B">
      <w:pPr>
        <w:pStyle w:val="Title"/>
        <w:rPr>
          <w:rFonts w:ascii="Arial" w:hAnsi="Arial" w:cs="Arial"/>
          <w:szCs w:val="32"/>
        </w:rPr>
      </w:pPr>
    </w:p>
    <w:p w14:paraId="38745273" w14:textId="77777777" w:rsidR="009B58BB" w:rsidRDefault="009B58BB" w:rsidP="00BF770B">
      <w:pPr>
        <w:pStyle w:val="Title"/>
        <w:rPr>
          <w:rFonts w:ascii="Arial" w:hAnsi="Arial" w:cs="Arial"/>
          <w:szCs w:val="32"/>
        </w:rPr>
      </w:pPr>
    </w:p>
    <w:p w14:paraId="38745274" w14:textId="77777777" w:rsidR="009B58BB" w:rsidRDefault="009B58BB" w:rsidP="00BF770B">
      <w:pPr>
        <w:pStyle w:val="Title"/>
        <w:rPr>
          <w:rFonts w:ascii="Arial" w:hAnsi="Arial" w:cs="Arial"/>
          <w:szCs w:val="32"/>
        </w:rPr>
      </w:pPr>
    </w:p>
    <w:p w14:paraId="38745275" w14:textId="77777777" w:rsidR="00BF770B" w:rsidRPr="00302B61" w:rsidRDefault="00BF770B" w:rsidP="009B58BB">
      <w:pPr>
        <w:pStyle w:val="Title2"/>
        <w:spacing w:before="1080"/>
        <w:ind w:left="3600" w:firstLine="720"/>
        <w:jc w:val="left"/>
        <w:rPr>
          <w:rFonts w:ascii="Arial" w:hAnsi="Arial" w:cs="Arial"/>
          <w:szCs w:val="24"/>
        </w:rPr>
      </w:pPr>
      <w:r w:rsidRPr="00302B61">
        <w:rPr>
          <w:rFonts w:ascii="Arial" w:hAnsi="Arial" w:cs="Arial"/>
          <w:szCs w:val="24"/>
        </w:rPr>
        <w:t>Author</w:t>
      </w:r>
      <w:r>
        <w:rPr>
          <w:rFonts w:ascii="Arial" w:hAnsi="Arial" w:cs="Arial"/>
          <w:szCs w:val="24"/>
        </w:rPr>
        <w:t>:</w:t>
      </w:r>
    </w:p>
    <w:p w14:paraId="38745276" w14:textId="77777777" w:rsidR="00BF770B" w:rsidRDefault="00BF770B" w:rsidP="00BF770B">
      <w:pPr>
        <w:pStyle w:val="Title2"/>
        <w:rPr>
          <w:rFonts w:ascii="Arial" w:hAnsi="Arial" w:cs="Arial"/>
          <w:szCs w:val="24"/>
        </w:rPr>
      </w:pPr>
      <w:r w:rsidRPr="00302B61">
        <w:rPr>
          <w:rFonts w:ascii="Arial" w:hAnsi="Arial" w:cs="Arial"/>
          <w:szCs w:val="24"/>
        </w:rPr>
        <w:t>Tony Whyte</w:t>
      </w:r>
    </w:p>
    <w:p w14:paraId="38745277" w14:textId="7F5F7C6E" w:rsidR="009B58BB" w:rsidRPr="00302B61" w:rsidDel="00905625" w:rsidRDefault="009B58BB" w:rsidP="00BF770B">
      <w:pPr>
        <w:pStyle w:val="Title2"/>
        <w:rPr>
          <w:del w:id="3" w:author="Whyte, Tony [Non-Ortho]" w:date="2021-07-30T08:11:00Z"/>
          <w:rFonts w:ascii="Arial" w:hAnsi="Arial" w:cs="Arial"/>
          <w:szCs w:val="24"/>
        </w:rPr>
      </w:pPr>
    </w:p>
    <w:p w14:paraId="38745278" w14:textId="5B5EF1DD" w:rsidR="00BF770B" w:rsidRPr="00302B61" w:rsidDel="00905625" w:rsidRDefault="005E5769" w:rsidP="00BF770B">
      <w:pPr>
        <w:pStyle w:val="Title2"/>
        <w:rPr>
          <w:del w:id="4" w:author="Whyte, Tony [Non-Ortho]" w:date="2021-07-30T08:11:00Z"/>
          <w:rFonts w:ascii="Arial" w:hAnsi="Arial" w:cs="Arial"/>
          <w:szCs w:val="24"/>
        </w:rPr>
      </w:pPr>
      <w:del w:id="5" w:author="Whyte, Tony [Non-Ortho]" w:date="2021-07-30T08:11:00Z">
        <w:r w:rsidDel="00905625">
          <w:rPr>
            <w:rFonts w:ascii="Arial" w:hAnsi="Arial" w:cs="Arial"/>
            <w:szCs w:val="24"/>
          </w:rPr>
          <w:delText>D30351</w:delText>
        </w:r>
      </w:del>
    </w:p>
    <w:p w14:paraId="38745279" w14:textId="77777777" w:rsidR="00BF770B" w:rsidRDefault="00C67AA6" w:rsidP="00BF770B">
      <w:pPr>
        <w:pStyle w:val="Title2"/>
        <w:rPr>
          <w:rFonts w:ascii="Arial" w:hAnsi="Arial" w:cs="Arial"/>
          <w:szCs w:val="24"/>
        </w:rPr>
      </w:pPr>
      <w:r>
        <w:rPr>
          <w:rFonts w:ascii="Arial" w:hAnsi="Arial" w:cs="Arial"/>
          <w:szCs w:val="24"/>
        </w:rPr>
        <w:t xml:space="preserve">28 </w:t>
      </w:r>
      <w:proofErr w:type="gramStart"/>
      <w:r>
        <w:rPr>
          <w:rFonts w:ascii="Arial" w:hAnsi="Arial" w:cs="Arial"/>
          <w:szCs w:val="24"/>
        </w:rPr>
        <w:t>July</w:t>
      </w:r>
      <w:r w:rsidR="005E5769">
        <w:rPr>
          <w:rFonts w:ascii="Arial" w:hAnsi="Arial" w:cs="Arial"/>
          <w:szCs w:val="24"/>
        </w:rPr>
        <w:t>,</w:t>
      </w:r>
      <w:proofErr w:type="gramEnd"/>
      <w:r w:rsidR="005E5769">
        <w:rPr>
          <w:rFonts w:ascii="Arial" w:hAnsi="Arial" w:cs="Arial"/>
          <w:szCs w:val="24"/>
        </w:rPr>
        <w:t xml:space="preserve"> 2013</w:t>
      </w:r>
    </w:p>
    <w:p w14:paraId="3874527A" w14:textId="77777777" w:rsidR="009B58BB" w:rsidRPr="00302B61" w:rsidRDefault="009B58BB" w:rsidP="00BF770B">
      <w:pPr>
        <w:pStyle w:val="Title2"/>
        <w:rPr>
          <w:rFonts w:ascii="Arial" w:hAnsi="Arial" w:cs="Arial"/>
          <w:szCs w:val="24"/>
        </w:rPr>
      </w:pPr>
    </w:p>
    <w:p w14:paraId="3874527B" w14:textId="64718F8A" w:rsidR="0064733B" w:rsidRPr="009B58BB" w:rsidRDefault="00844798" w:rsidP="009B58BB">
      <w:pPr>
        <w:pStyle w:val="Title"/>
        <w:rPr>
          <w:sz w:val="36"/>
        </w:rPr>
      </w:pPr>
      <w:del w:id="6" w:author="Whyte, Tony [Non-Ortho]" w:date="2021-07-30T08:11:00Z">
        <w:r w:rsidDel="00905625">
          <w:rPr>
            <w:rFonts w:ascii="Arial" w:hAnsi="Arial" w:cs="Arial"/>
            <w:noProof/>
            <w:sz w:val="24"/>
            <w:szCs w:val="24"/>
          </w:rPr>
          <w:drawing>
            <wp:inline distT="0" distB="0" distL="0" distR="0" wp14:anchorId="38745A9E" wp14:editId="739C7C51">
              <wp:extent cx="2667000" cy="514350"/>
              <wp:effectExtent l="19050" t="0" r="0" b="0"/>
              <wp:docPr id="60" name="Picture 1" descr="OCD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D_color"/>
                      <pic:cNvPicPr>
                        <a:picLocks noChangeAspect="1" noChangeArrowheads="1"/>
                      </pic:cNvPicPr>
                    </pic:nvPicPr>
                    <pic:blipFill>
                      <a:blip r:embed="rId8" r:link="rId9" cstate="print"/>
                      <a:srcRect/>
                      <a:stretch>
                        <a:fillRect/>
                      </a:stretch>
                    </pic:blipFill>
                    <pic:spPr bwMode="auto">
                      <a:xfrm>
                        <a:off x="0" y="0"/>
                        <a:ext cx="2667000" cy="514350"/>
                      </a:xfrm>
                      <a:prstGeom prst="rect">
                        <a:avLst/>
                      </a:prstGeom>
                      <a:noFill/>
                      <a:ln w="9525">
                        <a:noFill/>
                        <a:miter lim="800000"/>
                        <a:headEnd/>
                        <a:tailEnd/>
                      </a:ln>
                    </pic:spPr>
                  </pic:pic>
                </a:graphicData>
              </a:graphic>
            </wp:inline>
          </w:drawing>
        </w:r>
      </w:del>
      <w:r w:rsidR="0064733B">
        <w:br w:type="page"/>
      </w:r>
      <w:r w:rsidR="0064733B">
        <w:lastRenderedPageBreak/>
        <w:t>ABSTRACT</w:t>
      </w:r>
    </w:p>
    <w:p w14:paraId="3874527C" w14:textId="77777777" w:rsidR="0064733B" w:rsidRDefault="0064733B">
      <w:pPr>
        <w:pStyle w:val="text"/>
        <w:tabs>
          <w:tab w:val="clear" w:pos="720"/>
          <w:tab w:val="clear" w:pos="1440"/>
          <w:tab w:val="clear" w:pos="2160"/>
          <w:tab w:val="clear" w:pos="2880"/>
          <w:tab w:val="clear" w:pos="3600"/>
        </w:tabs>
        <w:ind w:left="0"/>
        <w:rPr>
          <w:i w:val="0"/>
          <w:sz w:val="20"/>
        </w:rPr>
      </w:pPr>
    </w:p>
    <w:p w14:paraId="3874527D" w14:textId="77777777" w:rsidR="0064733B" w:rsidRPr="009717CC" w:rsidRDefault="00E00392" w:rsidP="009717CC">
      <w:pPr>
        <w:pStyle w:val="Title"/>
        <w:jc w:val="left"/>
        <w:rPr>
          <w:rFonts w:cs="Arial"/>
          <w:b w:val="0"/>
          <w:sz w:val="22"/>
        </w:rPr>
      </w:pPr>
      <w:r>
        <w:rPr>
          <w:rFonts w:cs="Arial"/>
          <w:b w:val="0"/>
          <w:sz w:val="22"/>
        </w:rPr>
        <w:t>This document</w:t>
      </w:r>
      <w:r w:rsidR="009717CC">
        <w:rPr>
          <w:rFonts w:cs="Arial"/>
          <w:b w:val="0"/>
          <w:sz w:val="22"/>
        </w:rPr>
        <w:t xml:space="preserve"> </w:t>
      </w:r>
      <w:r w:rsidR="00C82FC7">
        <w:rPr>
          <w:b w:val="0"/>
          <w:sz w:val="22"/>
        </w:rPr>
        <w:t>describes how the</w:t>
      </w:r>
      <w:r>
        <w:rPr>
          <w:b w:val="0"/>
          <w:sz w:val="22"/>
        </w:rPr>
        <w:t xml:space="preserve"> Extratech M3514 Motion Controller will be engineering tested. This testing is a precursor to the Verification and Validation test phases</w:t>
      </w:r>
      <w:r w:rsidR="00401983">
        <w:rPr>
          <w:b w:val="0"/>
          <w:sz w:val="22"/>
        </w:rPr>
        <w:t xml:space="preserve">. It emphasizes verifying the interaction and communication with the controller as it </w:t>
      </w:r>
      <w:r w:rsidR="00A70667">
        <w:rPr>
          <w:b w:val="0"/>
          <w:sz w:val="22"/>
        </w:rPr>
        <w:t xml:space="preserve">supports </w:t>
      </w:r>
      <w:r w:rsidR="002558F2">
        <w:rPr>
          <w:b w:val="0"/>
          <w:sz w:val="22"/>
        </w:rPr>
        <w:t>motion</w:t>
      </w:r>
      <w:r w:rsidR="00E700BC">
        <w:rPr>
          <w:b w:val="0"/>
          <w:sz w:val="22"/>
        </w:rPr>
        <w:t xml:space="preserve"> commands on both primary and secondary robot arms. The command to response timing performance is </w:t>
      </w:r>
      <w:r w:rsidR="00C9474E">
        <w:rPr>
          <w:b w:val="0"/>
          <w:sz w:val="22"/>
        </w:rPr>
        <w:t xml:space="preserve">closely characterized and </w:t>
      </w:r>
      <w:r w:rsidR="00C82FC7">
        <w:rPr>
          <w:b w:val="0"/>
          <w:sz w:val="22"/>
        </w:rPr>
        <w:t>evaluated against that which</w:t>
      </w:r>
      <w:r w:rsidR="00C9474E">
        <w:rPr>
          <w:b w:val="0"/>
          <w:sz w:val="22"/>
        </w:rPr>
        <w:t xml:space="preserve"> is noted with </w:t>
      </w:r>
      <w:r w:rsidR="00514385">
        <w:rPr>
          <w:b w:val="0"/>
          <w:sz w:val="22"/>
        </w:rPr>
        <w:t xml:space="preserve">its predecessor, </w:t>
      </w:r>
      <w:r w:rsidR="003B6896">
        <w:rPr>
          <w:b w:val="0"/>
          <w:sz w:val="22"/>
        </w:rPr>
        <w:t>the M2514</w:t>
      </w:r>
      <w:r w:rsidR="009317C2">
        <w:rPr>
          <w:b w:val="0"/>
          <w:sz w:val="22"/>
        </w:rPr>
        <w:t xml:space="preserve"> </w:t>
      </w:r>
      <w:r w:rsidR="00514385">
        <w:rPr>
          <w:b w:val="0"/>
          <w:sz w:val="22"/>
        </w:rPr>
        <w:t>controller</w:t>
      </w:r>
      <w:r w:rsidR="00C9474E">
        <w:rPr>
          <w:b w:val="0"/>
          <w:sz w:val="22"/>
        </w:rPr>
        <w:t>.</w:t>
      </w:r>
    </w:p>
    <w:p w14:paraId="3874527E" w14:textId="77777777" w:rsidR="0064733B" w:rsidRDefault="0064733B">
      <w:pPr>
        <w:ind w:right="720"/>
        <w:rPr>
          <w:sz w:val="20"/>
        </w:rPr>
      </w:pPr>
    </w:p>
    <w:p w14:paraId="3874527F" w14:textId="77777777" w:rsidR="0064733B" w:rsidRDefault="0064733B">
      <w:pPr>
        <w:pStyle w:val="Title"/>
        <w:jc w:val="left"/>
      </w:pPr>
      <w:r>
        <w:t>AUTHORIZATION</w:t>
      </w:r>
    </w:p>
    <w:p w14:paraId="38745280" w14:textId="77777777" w:rsidR="00C9474E" w:rsidRDefault="00C9474E">
      <w:pPr>
        <w:pStyle w:val="Title"/>
        <w:jc w:val="left"/>
      </w:pPr>
    </w:p>
    <w:tbl>
      <w:tblPr>
        <w:tblW w:w="101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44"/>
        <w:gridCol w:w="5529"/>
      </w:tblGrid>
      <w:tr w:rsidR="009717CC" w:rsidRPr="00C27195" w14:paraId="38745283" w14:textId="77777777" w:rsidTr="00E00392">
        <w:tc>
          <w:tcPr>
            <w:tcW w:w="4644" w:type="dxa"/>
            <w:shd w:val="clear" w:color="auto" w:fill="F2F2F2"/>
          </w:tcPr>
          <w:p w14:paraId="38745281" w14:textId="77777777" w:rsidR="009717CC" w:rsidRPr="00C27195" w:rsidRDefault="009717CC" w:rsidP="00E00392">
            <w:pPr>
              <w:pStyle w:val="authtablehead"/>
            </w:pPr>
            <w:r w:rsidRPr="00C27195">
              <w:t>Functional Role</w:t>
            </w:r>
          </w:p>
        </w:tc>
        <w:tc>
          <w:tcPr>
            <w:tcW w:w="5529" w:type="dxa"/>
            <w:shd w:val="clear" w:color="auto" w:fill="F2F2F2"/>
          </w:tcPr>
          <w:p w14:paraId="38745282" w14:textId="77777777" w:rsidR="009717CC" w:rsidRPr="00C27195" w:rsidRDefault="009717CC" w:rsidP="00E00392">
            <w:pPr>
              <w:pStyle w:val="authtablehead"/>
            </w:pPr>
            <w:r w:rsidRPr="00C27195">
              <w:t>OTIS Role</w:t>
            </w:r>
          </w:p>
        </w:tc>
      </w:tr>
      <w:tr w:rsidR="009717CC" w:rsidRPr="00C27195" w14:paraId="38745286" w14:textId="77777777" w:rsidTr="00E00392">
        <w:tc>
          <w:tcPr>
            <w:tcW w:w="4644" w:type="dxa"/>
          </w:tcPr>
          <w:p w14:paraId="38745284" w14:textId="77777777" w:rsidR="009717CC" w:rsidRPr="006B2B6D" w:rsidRDefault="009717CC" w:rsidP="00E00392">
            <w:pPr>
              <w:pStyle w:val="authtabletext"/>
              <w:rPr>
                <w:rFonts w:ascii="Arial" w:eastAsia="Calibri" w:hAnsi="Arial" w:cs="Arial"/>
              </w:rPr>
            </w:pPr>
            <w:r w:rsidRPr="006B2B6D">
              <w:rPr>
                <w:rFonts w:ascii="Arial" w:eastAsia="Calibri" w:hAnsi="Arial" w:cs="Arial"/>
              </w:rPr>
              <w:t>Author</w:t>
            </w:r>
          </w:p>
        </w:tc>
        <w:tc>
          <w:tcPr>
            <w:tcW w:w="5529" w:type="dxa"/>
          </w:tcPr>
          <w:p w14:paraId="38745285" w14:textId="77777777" w:rsidR="009717CC" w:rsidRPr="006B2B6D" w:rsidRDefault="009717CC" w:rsidP="00E00392">
            <w:pPr>
              <w:pStyle w:val="authtabletext"/>
              <w:rPr>
                <w:rFonts w:ascii="Arial" w:eastAsia="Calibri" w:hAnsi="Arial" w:cs="Arial"/>
              </w:rPr>
            </w:pPr>
            <w:r w:rsidRPr="006B2B6D">
              <w:rPr>
                <w:rFonts w:ascii="Arial" w:eastAsia="Calibri" w:hAnsi="Arial" w:cs="Arial"/>
              </w:rPr>
              <w:t>Business Owner</w:t>
            </w:r>
          </w:p>
        </w:tc>
      </w:tr>
      <w:tr w:rsidR="009717CC" w:rsidRPr="00C27195" w14:paraId="38745289" w14:textId="77777777" w:rsidTr="00E00392">
        <w:tc>
          <w:tcPr>
            <w:tcW w:w="4644" w:type="dxa"/>
          </w:tcPr>
          <w:p w14:paraId="38745287" w14:textId="77777777" w:rsidR="009717CC" w:rsidRPr="006B2B6D" w:rsidRDefault="009717CC" w:rsidP="00E00392">
            <w:pPr>
              <w:pStyle w:val="authtabletext"/>
              <w:rPr>
                <w:rFonts w:ascii="Arial" w:eastAsia="Calibri" w:hAnsi="Arial" w:cs="Arial"/>
              </w:rPr>
            </w:pPr>
            <w:r w:rsidRPr="006B2B6D">
              <w:rPr>
                <w:rFonts w:ascii="Arial" w:eastAsia="Calibri" w:hAnsi="Arial" w:cs="Arial"/>
              </w:rPr>
              <w:t>System Development</w:t>
            </w:r>
          </w:p>
        </w:tc>
        <w:tc>
          <w:tcPr>
            <w:tcW w:w="5529" w:type="dxa"/>
          </w:tcPr>
          <w:p w14:paraId="38745288" w14:textId="77777777" w:rsidR="009717CC" w:rsidRPr="006B2B6D" w:rsidRDefault="009717CC" w:rsidP="00E00392">
            <w:pPr>
              <w:pStyle w:val="authtabletext"/>
              <w:rPr>
                <w:rFonts w:ascii="Arial" w:eastAsia="Calibri" w:hAnsi="Arial" w:cs="Arial"/>
              </w:rPr>
            </w:pPr>
            <w:r w:rsidRPr="006B2B6D">
              <w:rPr>
                <w:rFonts w:ascii="Arial" w:eastAsia="Calibri" w:hAnsi="Arial" w:cs="Arial"/>
              </w:rPr>
              <w:t>Product Development</w:t>
            </w:r>
          </w:p>
        </w:tc>
      </w:tr>
      <w:tr w:rsidR="009717CC" w:rsidRPr="00C27195" w14:paraId="3874528C" w14:textId="77777777" w:rsidTr="00E00392">
        <w:tc>
          <w:tcPr>
            <w:tcW w:w="4644" w:type="dxa"/>
          </w:tcPr>
          <w:p w14:paraId="3874528A" w14:textId="77777777" w:rsidR="009717CC" w:rsidRPr="006B2B6D" w:rsidRDefault="009717CC" w:rsidP="00E00392">
            <w:pPr>
              <w:pStyle w:val="authtabletext"/>
              <w:rPr>
                <w:rFonts w:ascii="Arial" w:eastAsia="Calibri" w:hAnsi="Arial" w:cs="Arial"/>
              </w:rPr>
            </w:pPr>
            <w:r w:rsidRPr="006B2B6D">
              <w:rPr>
                <w:rFonts w:ascii="Arial" w:eastAsia="Calibri" w:hAnsi="Arial" w:cs="Arial"/>
              </w:rPr>
              <w:t>Management Sponsor</w:t>
            </w:r>
          </w:p>
        </w:tc>
        <w:tc>
          <w:tcPr>
            <w:tcW w:w="5529" w:type="dxa"/>
          </w:tcPr>
          <w:p w14:paraId="3874528B" w14:textId="77777777" w:rsidR="009717CC" w:rsidRPr="006B2B6D" w:rsidRDefault="009717CC" w:rsidP="00E00392">
            <w:pPr>
              <w:pStyle w:val="authtabletext"/>
              <w:rPr>
                <w:rFonts w:ascii="Arial" w:eastAsia="Calibri" w:hAnsi="Arial" w:cs="Arial"/>
              </w:rPr>
            </w:pPr>
            <w:r w:rsidRPr="006B2B6D">
              <w:rPr>
                <w:rFonts w:ascii="Arial" w:eastAsia="Calibri" w:hAnsi="Arial" w:cs="Arial"/>
              </w:rPr>
              <w:t xml:space="preserve">Management </w:t>
            </w:r>
            <w:r w:rsidR="003B6896">
              <w:rPr>
                <w:rFonts w:ascii="Arial" w:eastAsia="Calibri" w:hAnsi="Arial" w:cs="Arial"/>
              </w:rPr>
              <w:t>–</w:t>
            </w:r>
            <w:r w:rsidRPr="006B2B6D">
              <w:rPr>
                <w:rFonts w:ascii="Arial" w:eastAsia="Calibri" w:hAnsi="Arial" w:cs="Arial"/>
              </w:rPr>
              <w:t xml:space="preserve"> Supervision</w:t>
            </w:r>
          </w:p>
        </w:tc>
      </w:tr>
    </w:tbl>
    <w:p w14:paraId="3874528D" w14:textId="77777777" w:rsidR="009717CC" w:rsidRDefault="009717CC">
      <w:pPr>
        <w:pStyle w:val="Title"/>
        <w:jc w:val="left"/>
      </w:pPr>
    </w:p>
    <w:p w14:paraId="3874528E" w14:textId="77777777" w:rsidR="0064733B" w:rsidRDefault="0064733B">
      <w:pPr>
        <w:ind w:right="720"/>
      </w:pPr>
    </w:p>
    <w:p w14:paraId="3874528F" w14:textId="77777777" w:rsidR="0064733B" w:rsidRDefault="0064733B">
      <w:pPr>
        <w:pStyle w:val="Title"/>
      </w:pPr>
    </w:p>
    <w:p w14:paraId="38745290" w14:textId="77777777" w:rsidR="009717CC" w:rsidRDefault="009717CC">
      <w:pPr>
        <w:pStyle w:val="Title"/>
      </w:pPr>
    </w:p>
    <w:p w14:paraId="38745291" w14:textId="77777777" w:rsidR="008117C8" w:rsidRDefault="008117C8">
      <w:pPr>
        <w:spacing w:after="0" w:line="240" w:lineRule="auto"/>
        <w:rPr>
          <w:b/>
          <w:kern w:val="28"/>
          <w:sz w:val="32"/>
        </w:rPr>
      </w:pPr>
      <w:r>
        <w:br w:type="page"/>
      </w:r>
    </w:p>
    <w:p w14:paraId="38745292" w14:textId="77777777" w:rsidR="009717CC" w:rsidRDefault="009717CC">
      <w:pPr>
        <w:pStyle w:val="Title"/>
      </w:pPr>
    </w:p>
    <w:p w14:paraId="38745293" w14:textId="77777777" w:rsidR="009717CC" w:rsidRDefault="009717CC">
      <w:pPr>
        <w:pStyle w:val="Title"/>
      </w:pPr>
    </w:p>
    <w:p w14:paraId="38745294" w14:textId="77777777" w:rsidR="0064733B" w:rsidRDefault="0064733B">
      <w:pPr>
        <w:pStyle w:val="Title"/>
        <w:jc w:val="left"/>
      </w:pPr>
      <w:r>
        <w:t>REVISION HISTORY</w:t>
      </w:r>
    </w:p>
    <w:p w14:paraId="38745295" w14:textId="77777777" w:rsidR="0064733B" w:rsidRDefault="0064733B">
      <w:pPr>
        <w:pStyle w:val="text"/>
        <w:tabs>
          <w:tab w:val="clear" w:pos="720"/>
          <w:tab w:val="clear" w:pos="1440"/>
          <w:tab w:val="clear" w:pos="2160"/>
          <w:tab w:val="clear" w:pos="2880"/>
          <w:tab w:val="clear" w:pos="3600"/>
        </w:tabs>
        <w:ind w:left="720"/>
        <w:rPr>
          <w:i w:val="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40"/>
        <w:gridCol w:w="7020"/>
      </w:tblGrid>
      <w:tr w:rsidR="0064733B" w14:paraId="38745298" w14:textId="77777777">
        <w:tc>
          <w:tcPr>
            <w:tcW w:w="2340" w:type="dxa"/>
          </w:tcPr>
          <w:p w14:paraId="38745296" w14:textId="77777777" w:rsidR="0064733B" w:rsidRDefault="0064733B">
            <w:pPr>
              <w:pStyle w:val="text-flushleft"/>
              <w:tabs>
                <w:tab w:val="clear" w:pos="720"/>
                <w:tab w:val="clear" w:pos="1440"/>
                <w:tab w:val="clear" w:pos="2160"/>
                <w:tab w:val="clear" w:pos="2880"/>
                <w:tab w:val="clear" w:pos="3600"/>
              </w:tabs>
              <w:jc w:val="center"/>
              <w:rPr>
                <w:rFonts w:ascii="Arial" w:hAnsi="Arial"/>
                <w:b/>
                <w:sz w:val="20"/>
              </w:rPr>
            </w:pPr>
            <w:r>
              <w:rPr>
                <w:rFonts w:ascii="Arial" w:hAnsi="Arial"/>
                <w:b/>
                <w:sz w:val="20"/>
              </w:rPr>
              <w:t>DATE</w:t>
            </w:r>
          </w:p>
        </w:tc>
        <w:tc>
          <w:tcPr>
            <w:tcW w:w="7020" w:type="dxa"/>
          </w:tcPr>
          <w:p w14:paraId="38745297" w14:textId="77777777" w:rsidR="0064733B" w:rsidRDefault="0064733B">
            <w:pPr>
              <w:pStyle w:val="text-flushleft"/>
              <w:tabs>
                <w:tab w:val="clear" w:pos="720"/>
                <w:tab w:val="clear" w:pos="1440"/>
                <w:tab w:val="clear" w:pos="2160"/>
                <w:tab w:val="clear" w:pos="2880"/>
                <w:tab w:val="clear" w:pos="3600"/>
              </w:tabs>
              <w:jc w:val="center"/>
              <w:rPr>
                <w:rFonts w:ascii="Arial" w:hAnsi="Arial"/>
                <w:b/>
                <w:sz w:val="20"/>
              </w:rPr>
            </w:pPr>
            <w:r>
              <w:rPr>
                <w:rFonts w:ascii="Arial" w:hAnsi="Arial"/>
                <w:b/>
                <w:sz w:val="20"/>
              </w:rPr>
              <w:t>DESCRIPTION OF CHANGE</w:t>
            </w:r>
          </w:p>
        </w:tc>
      </w:tr>
      <w:tr w:rsidR="0064733B" w14:paraId="3874529B" w14:textId="77777777">
        <w:tc>
          <w:tcPr>
            <w:tcW w:w="2340" w:type="dxa"/>
          </w:tcPr>
          <w:p w14:paraId="38745299" w14:textId="77777777" w:rsidR="0064733B" w:rsidRDefault="00383F3F">
            <w:pPr>
              <w:pStyle w:val="text-flushleft"/>
              <w:tabs>
                <w:tab w:val="clear" w:pos="720"/>
                <w:tab w:val="clear" w:pos="1440"/>
                <w:tab w:val="clear" w:pos="2160"/>
                <w:tab w:val="clear" w:pos="2880"/>
                <w:tab w:val="clear" w:pos="3600"/>
              </w:tabs>
              <w:rPr>
                <w:rFonts w:ascii="Arial" w:hAnsi="Arial"/>
                <w:sz w:val="20"/>
              </w:rPr>
            </w:pPr>
            <w:r>
              <w:rPr>
                <w:rFonts w:ascii="Arial" w:hAnsi="Arial"/>
                <w:sz w:val="20"/>
              </w:rPr>
              <w:t>20 April</w:t>
            </w:r>
            <w:r w:rsidR="00764537">
              <w:rPr>
                <w:rFonts w:ascii="Arial" w:hAnsi="Arial"/>
                <w:sz w:val="20"/>
              </w:rPr>
              <w:t>,</w:t>
            </w:r>
            <w:r w:rsidR="00C9474E">
              <w:rPr>
                <w:rFonts w:ascii="Arial" w:hAnsi="Arial"/>
                <w:sz w:val="20"/>
              </w:rPr>
              <w:t xml:space="preserve"> 201</w:t>
            </w:r>
            <w:r w:rsidR="0031111D">
              <w:rPr>
                <w:rFonts w:ascii="Arial" w:hAnsi="Arial"/>
                <w:sz w:val="20"/>
              </w:rPr>
              <w:t>3</w:t>
            </w:r>
          </w:p>
        </w:tc>
        <w:tc>
          <w:tcPr>
            <w:tcW w:w="7020" w:type="dxa"/>
          </w:tcPr>
          <w:p w14:paraId="3874529A" w14:textId="77777777" w:rsidR="0064733B" w:rsidRDefault="0064733B">
            <w:pPr>
              <w:pStyle w:val="text-flushleft"/>
              <w:tabs>
                <w:tab w:val="clear" w:pos="720"/>
                <w:tab w:val="clear" w:pos="1440"/>
                <w:tab w:val="clear" w:pos="2160"/>
                <w:tab w:val="clear" w:pos="2880"/>
                <w:tab w:val="clear" w:pos="3600"/>
              </w:tabs>
              <w:ind w:right="-108"/>
              <w:rPr>
                <w:rFonts w:ascii="Arial" w:hAnsi="Arial"/>
                <w:sz w:val="20"/>
              </w:rPr>
            </w:pPr>
            <w:r>
              <w:rPr>
                <w:rFonts w:ascii="Arial" w:hAnsi="Arial"/>
                <w:sz w:val="20"/>
              </w:rPr>
              <w:t>Original Release</w:t>
            </w:r>
          </w:p>
        </w:tc>
      </w:tr>
      <w:tr w:rsidR="00C67AA6" w14:paraId="3874529E" w14:textId="77777777">
        <w:tc>
          <w:tcPr>
            <w:tcW w:w="2340" w:type="dxa"/>
          </w:tcPr>
          <w:p w14:paraId="3874529C" w14:textId="77777777" w:rsidR="00C67AA6" w:rsidRDefault="00C67AA6">
            <w:pPr>
              <w:pStyle w:val="text-flushleft"/>
              <w:tabs>
                <w:tab w:val="clear" w:pos="720"/>
                <w:tab w:val="clear" w:pos="1440"/>
                <w:tab w:val="clear" w:pos="2160"/>
                <w:tab w:val="clear" w:pos="2880"/>
                <w:tab w:val="clear" w:pos="3600"/>
              </w:tabs>
              <w:rPr>
                <w:rFonts w:ascii="Arial" w:hAnsi="Arial"/>
                <w:sz w:val="20"/>
              </w:rPr>
            </w:pPr>
            <w:r>
              <w:rPr>
                <w:rFonts w:ascii="Arial" w:hAnsi="Arial"/>
                <w:sz w:val="20"/>
              </w:rPr>
              <w:t>28 July, 2013</w:t>
            </w:r>
          </w:p>
        </w:tc>
        <w:tc>
          <w:tcPr>
            <w:tcW w:w="7020" w:type="dxa"/>
          </w:tcPr>
          <w:p w14:paraId="3874529D" w14:textId="77777777" w:rsidR="00C67AA6" w:rsidRDefault="00C67AA6">
            <w:pPr>
              <w:pStyle w:val="text-flushleft"/>
              <w:tabs>
                <w:tab w:val="clear" w:pos="720"/>
                <w:tab w:val="clear" w:pos="1440"/>
                <w:tab w:val="clear" w:pos="2160"/>
                <w:tab w:val="clear" w:pos="2880"/>
                <w:tab w:val="clear" w:pos="3600"/>
              </w:tabs>
              <w:ind w:right="-108"/>
              <w:rPr>
                <w:rFonts w:ascii="Arial" w:hAnsi="Arial"/>
                <w:sz w:val="20"/>
              </w:rPr>
            </w:pPr>
            <w:r>
              <w:rPr>
                <w:rFonts w:ascii="Arial" w:hAnsi="Arial"/>
                <w:sz w:val="20"/>
              </w:rPr>
              <w:t xml:space="preserve">Updated to test </w:t>
            </w:r>
            <w:r w:rsidR="00DD1384">
              <w:rPr>
                <w:rFonts w:ascii="Arial" w:hAnsi="Arial"/>
                <w:sz w:val="20"/>
              </w:rPr>
              <w:t xml:space="preserve">Extratech </w:t>
            </w:r>
            <w:r>
              <w:rPr>
                <w:rFonts w:ascii="Arial" w:hAnsi="Arial"/>
                <w:sz w:val="20"/>
              </w:rPr>
              <w:t>2.1.21 Firmware</w:t>
            </w:r>
          </w:p>
        </w:tc>
      </w:tr>
    </w:tbl>
    <w:p w14:paraId="3874529F" w14:textId="77777777" w:rsidR="0064733B" w:rsidRDefault="0064733B">
      <w:pPr>
        <w:pStyle w:val="Title"/>
        <w:jc w:val="left"/>
        <w:rPr>
          <w:b w:val="0"/>
        </w:rPr>
      </w:pPr>
    </w:p>
    <w:p w14:paraId="387452A0" w14:textId="77777777" w:rsidR="0064733B" w:rsidRDefault="0064733B">
      <w:pPr>
        <w:pStyle w:val="Title"/>
        <w:jc w:val="left"/>
      </w:pPr>
      <w:r>
        <w:t>LIST OF ITEMS “TO BE DECIDED / TO BE RESOLVED” (TBD/TBR)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78"/>
        <w:gridCol w:w="1080"/>
        <w:gridCol w:w="1530"/>
        <w:gridCol w:w="3690"/>
        <w:gridCol w:w="1800"/>
      </w:tblGrid>
      <w:tr w:rsidR="0064733B" w14:paraId="387452A6" w14:textId="77777777">
        <w:tc>
          <w:tcPr>
            <w:tcW w:w="1278" w:type="dxa"/>
            <w:vAlign w:val="center"/>
          </w:tcPr>
          <w:p w14:paraId="387452A1" w14:textId="77777777" w:rsidR="0064733B" w:rsidRDefault="0064733B">
            <w:pPr>
              <w:spacing w:before="60"/>
              <w:jc w:val="center"/>
              <w:rPr>
                <w:b/>
                <w:sz w:val="20"/>
              </w:rPr>
            </w:pPr>
            <w:r>
              <w:rPr>
                <w:b/>
                <w:sz w:val="20"/>
              </w:rPr>
              <w:t>TBD/TBR #</w:t>
            </w:r>
          </w:p>
        </w:tc>
        <w:tc>
          <w:tcPr>
            <w:tcW w:w="1080" w:type="dxa"/>
            <w:vAlign w:val="center"/>
          </w:tcPr>
          <w:p w14:paraId="387452A2" w14:textId="77777777" w:rsidR="0064733B" w:rsidRDefault="0064733B">
            <w:pPr>
              <w:spacing w:before="60"/>
              <w:jc w:val="center"/>
              <w:rPr>
                <w:b/>
                <w:sz w:val="20"/>
              </w:rPr>
            </w:pPr>
            <w:r>
              <w:rPr>
                <w:b/>
                <w:sz w:val="20"/>
              </w:rPr>
              <w:t>PAGE #</w:t>
            </w:r>
          </w:p>
        </w:tc>
        <w:tc>
          <w:tcPr>
            <w:tcW w:w="1530" w:type="dxa"/>
            <w:vAlign w:val="center"/>
          </w:tcPr>
          <w:p w14:paraId="387452A3" w14:textId="77777777" w:rsidR="0064733B" w:rsidRDefault="0064733B">
            <w:pPr>
              <w:pStyle w:val="authtablehead"/>
              <w:widowControl/>
              <w:tabs>
                <w:tab w:val="clear" w:pos="0"/>
                <w:tab w:val="clear" w:pos="720"/>
                <w:tab w:val="clear" w:pos="1440"/>
                <w:tab w:val="clear" w:pos="2160"/>
              </w:tabs>
              <w:spacing w:before="60" w:after="0"/>
              <w:rPr>
                <w:rFonts w:ascii="Times New Roman" w:hAnsi="Times New Roman"/>
                <w:caps w:val="0"/>
              </w:rPr>
            </w:pPr>
            <w:r>
              <w:rPr>
                <w:rFonts w:ascii="Times New Roman" w:hAnsi="Times New Roman"/>
                <w:caps w:val="0"/>
              </w:rPr>
              <w:t>PARAGRAPH OR FIGURE #</w:t>
            </w:r>
          </w:p>
        </w:tc>
        <w:tc>
          <w:tcPr>
            <w:tcW w:w="3690" w:type="dxa"/>
            <w:vAlign w:val="center"/>
          </w:tcPr>
          <w:p w14:paraId="387452A4" w14:textId="77777777" w:rsidR="0064733B" w:rsidRDefault="0064733B">
            <w:pPr>
              <w:spacing w:before="60"/>
              <w:jc w:val="center"/>
              <w:rPr>
                <w:b/>
                <w:sz w:val="20"/>
              </w:rPr>
            </w:pPr>
            <w:r>
              <w:rPr>
                <w:b/>
                <w:sz w:val="20"/>
              </w:rPr>
              <w:t>DESCRIPTION</w:t>
            </w:r>
          </w:p>
        </w:tc>
        <w:tc>
          <w:tcPr>
            <w:tcW w:w="1800" w:type="dxa"/>
            <w:vAlign w:val="center"/>
          </w:tcPr>
          <w:p w14:paraId="387452A5" w14:textId="77777777" w:rsidR="0064733B" w:rsidRDefault="0064733B">
            <w:pPr>
              <w:spacing w:before="60"/>
              <w:ind w:right="-86"/>
              <w:jc w:val="center"/>
              <w:rPr>
                <w:b/>
                <w:sz w:val="20"/>
              </w:rPr>
            </w:pPr>
            <w:r>
              <w:rPr>
                <w:b/>
                <w:sz w:val="20"/>
              </w:rPr>
              <w:t>ASSIGNED TO</w:t>
            </w:r>
          </w:p>
        </w:tc>
      </w:tr>
      <w:tr w:rsidR="0064733B" w14:paraId="387452AC" w14:textId="77777777">
        <w:tc>
          <w:tcPr>
            <w:tcW w:w="1278" w:type="dxa"/>
          </w:tcPr>
          <w:p w14:paraId="387452A7" w14:textId="77777777" w:rsidR="0064733B" w:rsidRDefault="0064733B">
            <w:pPr>
              <w:pStyle w:val="authtabletext"/>
              <w:tabs>
                <w:tab w:val="clear" w:pos="288"/>
                <w:tab w:val="clear" w:pos="1008"/>
                <w:tab w:val="clear" w:pos="1728"/>
                <w:tab w:val="clear" w:pos="2448"/>
              </w:tabs>
              <w:rPr>
                <w:rFonts w:ascii="Arial" w:hAnsi="Arial"/>
              </w:rPr>
            </w:pPr>
            <w:r>
              <w:rPr>
                <w:rFonts w:ascii="Arial" w:hAnsi="Arial"/>
              </w:rPr>
              <w:t>None</w:t>
            </w:r>
          </w:p>
        </w:tc>
        <w:tc>
          <w:tcPr>
            <w:tcW w:w="1080" w:type="dxa"/>
          </w:tcPr>
          <w:p w14:paraId="387452A8" w14:textId="77777777" w:rsidR="0064733B" w:rsidRDefault="0064733B">
            <w:pPr>
              <w:pStyle w:val="authtabletext"/>
              <w:tabs>
                <w:tab w:val="clear" w:pos="288"/>
                <w:tab w:val="clear" w:pos="1008"/>
                <w:tab w:val="clear" w:pos="1728"/>
                <w:tab w:val="clear" w:pos="2448"/>
              </w:tabs>
              <w:rPr>
                <w:rFonts w:ascii="Arial" w:hAnsi="Arial"/>
              </w:rPr>
            </w:pPr>
          </w:p>
        </w:tc>
        <w:tc>
          <w:tcPr>
            <w:tcW w:w="1530" w:type="dxa"/>
          </w:tcPr>
          <w:p w14:paraId="387452A9" w14:textId="77777777" w:rsidR="0064733B" w:rsidRDefault="0064733B">
            <w:pPr>
              <w:pStyle w:val="authtabletext"/>
              <w:tabs>
                <w:tab w:val="clear" w:pos="288"/>
                <w:tab w:val="clear" w:pos="1008"/>
                <w:tab w:val="clear" w:pos="1728"/>
                <w:tab w:val="clear" w:pos="2448"/>
              </w:tabs>
              <w:rPr>
                <w:rFonts w:ascii="Arial" w:hAnsi="Arial"/>
              </w:rPr>
            </w:pPr>
          </w:p>
        </w:tc>
        <w:tc>
          <w:tcPr>
            <w:tcW w:w="3690" w:type="dxa"/>
          </w:tcPr>
          <w:p w14:paraId="387452AA" w14:textId="77777777" w:rsidR="0064733B" w:rsidRDefault="0064733B">
            <w:pPr>
              <w:pStyle w:val="authtabletext"/>
              <w:tabs>
                <w:tab w:val="clear" w:pos="288"/>
                <w:tab w:val="clear" w:pos="1008"/>
                <w:tab w:val="clear" w:pos="1728"/>
                <w:tab w:val="clear" w:pos="2448"/>
              </w:tabs>
              <w:rPr>
                <w:rFonts w:ascii="Arial" w:hAnsi="Arial"/>
              </w:rPr>
            </w:pPr>
          </w:p>
        </w:tc>
        <w:tc>
          <w:tcPr>
            <w:tcW w:w="1800" w:type="dxa"/>
          </w:tcPr>
          <w:p w14:paraId="387452AB" w14:textId="77777777" w:rsidR="0064733B" w:rsidRDefault="0064733B">
            <w:pPr>
              <w:pStyle w:val="authtabletext"/>
              <w:tabs>
                <w:tab w:val="clear" w:pos="288"/>
                <w:tab w:val="clear" w:pos="1008"/>
                <w:tab w:val="clear" w:pos="1728"/>
                <w:tab w:val="clear" w:pos="2448"/>
              </w:tabs>
              <w:rPr>
                <w:rFonts w:ascii="Arial" w:hAnsi="Arial"/>
              </w:rPr>
            </w:pPr>
          </w:p>
        </w:tc>
      </w:tr>
    </w:tbl>
    <w:p w14:paraId="387452AD" w14:textId="77777777" w:rsidR="0064733B" w:rsidRDefault="0064733B">
      <w:pPr>
        <w:pStyle w:val="Title"/>
      </w:pPr>
      <w:r>
        <w:br w:type="page"/>
      </w:r>
      <w:r>
        <w:lastRenderedPageBreak/>
        <w:t>TABLE OF CONTENTS</w:t>
      </w:r>
    </w:p>
    <w:p w14:paraId="387452AE" w14:textId="77777777" w:rsidR="00BA0607" w:rsidRDefault="008A159B">
      <w:pPr>
        <w:pStyle w:val="TOC1"/>
        <w:tabs>
          <w:tab w:val="left" w:pos="480"/>
          <w:tab w:val="right" w:leader="dot" w:pos="9350"/>
        </w:tabs>
        <w:rPr>
          <w:rFonts w:asciiTheme="minorHAnsi" w:eastAsiaTheme="minorEastAsia" w:hAnsiTheme="minorHAnsi"/>
          <w:b w:val="0"/>
          <w:caps w:val="0"/>
          <w:noProof/>
          <w:sz w:val="22"/>
        </w:rPr>
      </w:pPr>
      <w:r>
        <w:rPr>
          <w:caps w:val="0"/>
        </w:rPr>
        <w:fldChar w:fldCharType="begin"/>
      </w:r>
      <w:r w:rsidR="0064733B">
        <w:rPr>
          <w:caps w:val="0"/>
        </w:rPr>
        <w:instrText xml:space="preserve"> TOC \o "1-4" </w:instrText>
      </w:r>
      <w:r>
        <w:rPr>
          <w:caps w:val="0"/>
        </w:rPr>
        <w:fldChar w:fldCharType="separate"/>
      </w:r>
      <w:r w:rsidR="00BA0607">
        <w:rPr>
          <w:noProof/>
        </w:rPr>
        <w:t>1.</w:t>
      </w:r>
      <w:r w:rsidR="00BA0607">
        <w:rPr>
          <w:rFonts w:asciiTheme="minorHAnsi" w:eastAsiaTheme="minorEastAsia" w:hAnsiTheme="minorHAnsi"/>
          <w:b w:val="0"/>
          <w:caps w:val="0"/>
          <w:noProof/>
          <w:sz w:val="22"/>
        </w:rPr>
        <w:tab/>
      </w:r>
      <w:r w:rsidR="00BA0607">
        <w:rPr>
          <w:noProof/>
        </w:rPr>
        <w:t>Test Plan</w:t>
      </w:r>
      <w:r w:rsidR="00BA0607">
        <w:rPr>
          <w:noProof/>
        </w:rPr>
        <w:tab/>
      </w:r>
      <w:r>
        <w:rPr>
          <w:noProof/>
        </w:rPr>
        <w:fldChar w:fldCharType="begin"/>
      </w:r>
      <w:r w:rsidR="00BA0607">
        <w:rPr>
          <w:noProof/>
        </w:rPr>
        <w:instrText xml:space="preserve"> PAGEREF _Toc354401836 \h </w:instrText>
      </w:r>
      <w:r>
        <w:rPr>
          <w:noProof/>
        </w:rPr>
      </w:r>
      <w:r>
        <w:rPr>
          <w:noProof/>
        </w:rPr>
        <w:fldChar w:fldCharType="separate"/>
      </w:r>
      <w:r w:rsidR="00902DEF">
        <w:rPr>
          <w:noProof/>
        </w:rPr>
        <w:t>6</w:t>
      </w:r>
      <w:r>
        <w:rPr>
          <w:noProof/>
        </w:rPr>
        <w:fldChar w:fldCharType="end"/>
      </w:r>
    </w:p>
    <w:p w14:paraId="387452AF"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1.1.</w:t>
      </w:r>
      <w:r>
        <w:rPr>
          <w:rFonts w:asciiTheme="minorHAnsi" w:eastAsiaTheme="minorEastAsia" w:hAnsiTheme="minorHAnsi"/>
          <w:smallCaps w:val="0"/>
          <w:noProof/>
          <w:sz w:val="22"/>
        </w:rPr>
        <w:tab/>
      </w:r>
      <w:r>
        <w:rPr>
          <w:noProof/>
        </w:rPr>
        <w:t>INTRODUCTION</w:t>
      </w:r>
      <w:r>
        <w:rPr>
          <w:noProof/>
        </w:rPr>
        <w:tab/>
      </w:r>
      <w:r w:rsidR="008A159B">
        <w:rPr>
          <w:noProof/>
        </w:rPr>
        <w:fldChar w:fldCharType="begin"/>
      </w:r>
      <w:r>
        <w:rPr>
          <w:noProof/>
        </w:rPr>
        <w:instrText xml:space="preserve"> PAGEREF _Toc354401837 \h </w:instrText>
      </w:r>
      <w:r w:rsidR="008A159B">
        <w:rPr>
          <w:noProof/>
        </w:rPr>
      </w:r>
      <w:r w:rsidR="008A159B">
        <w:rPr>
          <w:noProof/>
        </w:rPr>
        <w:fldChar w:fldCharType="separate"/>
      </w:r>
      <w:r w:rsidR="00902DEF">
        <w:rPr>
          <w:noProof/>
        </w:rPr>
        <w:t>6</w:t>
      </w:r>
      <w:r w:rsidR="008A159B">
        <w:rPr>
          <w:noProof/>
        </w:rPr>
        <w:fldChar w:fldCharType="end"/>
      </w:r>
    </w:p>
    <w:p w14:paraId="387452B0"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1.1.1.</w:t>
      </w:r>
      <w:r>
        <w:rPr>
          <w:rFonts w:asciiTheme="minorHAnsi" w:eastAsiaTheme="minorEastAsia" w:hAnsiTheme="minorHAnsi"/>
          <w:i w:val="0"/>
          <w:noProof/>
          <w:sz w:val="22"/>
        </w:rPr>
        <w:tab/>
      </w:r>
      <w:r>
        <w:rPr>
          <w:noProof/>
        </w:rPr>
        <w:t>Purpose</w:t>
      </w:r>
      <w:r>
        <w:rPr>
          <w:noProof/>
        </w:rPr>
        <w:tab/>
      </w:r>
      <w:r w:rsidR="008A159B">
        <w:rPr>
          <w:noProof/>
        </w:rPr>
        <w:fldChar w:fldCharType="begin"/>
      </w:r>
      <w:r>
        <w:rPr>
          <w:noProof/>
        </w:rPr>
        <w:instrText xml:space="preserve"> PAGEREF _Toc354401838 \h </w:instrText>
      </w:r>
      <w:r w:rsidR="008A159B">
        <w:rPr>
          <w:noProof/>
        </w:rPr>
      </w:r>
      <w:r w:rsidR="008A159B">
        <w:rPr>
          <w:noProof/>
        </w:rPr>
        <w:fldChar w:fldCharType="separate"/>
      </w:r>
      <w:r w:rsidR="00902DEF">
        <w:rPr>
          <w:noProof/>
        </w:rPr>
        <w:t>6</w:t>
      </w:r>
      <w:r w:rsidR="008A159B">
        <w:rPr>
          <w:noProof/>
        </w:rPr>
        <w:fldChar w:fldCharType="end"/>
      </w:r>
    </w:p>
    <w:p w14:paraId="387452B1"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1.1.2.</w:t>
      </w:r>
      <w:r>
        <w:rPr>
          <w:rFonts w:asciiTheme="minorHAnsi" w:eastAsiaTheme="minorEastAsia" w:hAnsiTheme="minorHAnsi"/>
          <w:i w:val="0"/>
          <w:noProof/>
          <w:sz w:val="22"/>
        </w:rPr>
        <w:tab/>
      </w:r>
      <w:r>
        <w:rPr>
          <w:noProof/>
        </w:rPr>
        <w:t>Definitions</w:t>
      </w:r>
      <w:r>
        <w:rPr>
          <w:noProof/>
        </w:rPr>
        <w:tab/>
      </w:r>
      <w:r w:rsidR="008A159B">
        <w:rPr>
          <w:noProof/>
        </w:rPr>
        <w:fldChar w:fldCharType="begin"/>
      </w:r>
      <w:r>
        <w:rPr>
          <w:noProof/>
        </w:rPr>
        <w:instrText xml:space="preserve"> PAGEREF _Toc354401839 \h </w:instrText>
      </w:r>
      <w:r w:rsidR="008A159B">
        <w:rPr>
          <w:noProof/>
        </w:rPr>
      </w:r>
      <w:r w:rsidR="008A159B">
        <w:rPr>
          <w:noProof/>
        </w:rPr>
        <w:fldChar w:fldCharType="separate"/>
      </w:r>
      <w:r w:rsidR="00902DEF">
        <w:rPr>
          <w:noProof/>
        </w:rPr>
        <w:t>6</w:t>
      </w:r>
      <w:r w:rsidR="008A159B">
        <w:rPr>
          <w:noProof/>
        </w:rPr>
        <w:fldChar w:fldCharType="end"/>
      </w:r>
    </w:p>
    <w:p w14:paraId="387452B2"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1.1.3.</w:t>
      </w:r>
      <w:r>
        <w:rPr>
          <w:rFonts w:asciiTheme="minorHAnsi" w:eastAsiaTheme="minorEastAsia" w:hAnsiTheme="minorHAnsi"/>
          <w:i w:val="0"/>
          <w:noProof/>
          <w:sz w:val="22"/>
        </w:rPr>
        <w:tab/>
      </w:r>
      <w:r>
        <w:rPr>
          <w:noProof/>
        </w:rPr>
        <w:t>References</w:t>
      </w:r>
      <w:r>
        <w:rPr>
          <w:noProof/>
        </w:rPr>
        <w:tab/>
      </w:r>
      <w:r w:rsidR="008A159B">
        <w:rPr>
          <w:noProof/>
        </w:rPr>
        <w:fldChar w:fldCharType="begin"/>
      </w:r>
      <w:r>
        <w:rPr>
          <w:noProof/>
        </w:rPr>
        <w:instrText xml:space="preserve"> PAGEREF _Toc354401840 \h </w:instrText>
      </w:r>
      <w:r w:rsidR="008A159B">
        <w:rPr>
          <w:noProof/>
        </w:rPr>
      </w:r>
      <w:r w:rsidR="008A159B">
        <w:rPr>
          <w:noProof/>
        </w:rPr>
        <w:fldChar w:fldCharType="separate"/>
      </w:r>
      <w:r w:rsidR="00902DEF">
        <w:rPr>
          <w:noProof/>
        </w:rPr>
        <w:t>6</w:t>
      </w:r>
      <w:r w:rsidR="008A159B">
        <w:rPr>
          <w:noProof/>
        </w:rPr>
        <w:fldChar w:fldCharType="end"/>
      </w:r>
    </w:p>
    <w:p w14:paraId="387452B3"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1.2.</w:t>
      </w:r>
      <w:r>
        <w:rPr>
          <w:rFonts w:asciiTheme="minorHAnsi" w:eastAsiaTheme="minorEastAsia" w:hAnsiTheme="minorHAnsi"/>
          <w:smallCaps w:val="0"/>
          <w:noProof/>
          <w:sz w:val="22"/>
        </w:rPr>
        <w:tab/>
      </w:r>
      <w:r>
        <w:rPr>
          <w:noProof/>
        </w:rPr>
        <w:t>TEST ITEMS</w:t>
      </w:r>
      <w:r>
        <w:rPr>
          <w:noProof/>
        </w:rPr>
        <w:tab/>
      </w:r>
      <w:r w:rsidR="008A159B">
        <w:rPr>
          <w:noProof/>
        </w:rPr>
        <w:fldChar w:fldCharType="begin"/>
      </w:r>
      <w:r>
        <w:rPr>
          <w:noProof/>
        </w:rPr>
        <w:instrText xml:space="preserve"> PAGEREF _Toc354401841 \h </w:instrText>
      </w:r>
      <w:r w:rsidR="008A159B">
        <w:rPr>
          <w:noProof/>
        </w:rPr>
      </w:r>
      <w:r w:rsidR="008A159B">
        <w:rPr>
          <w:noProof/>
        </w:rPr>
        <w:fldChar w:fldCharType="separate"/>
      </w:r>
      <w:r w:rsidR="00902DEF">
        <w:rPr>
          <w:noProof/>
        </w:rPr>
        <w:t>6</w:t>
      </w:r>
      <w:r w:rsidR="008A159B">
        <w:rPr>
          <w:noProof/>
        </w:rPr>
        <w:fldChar w:fldCharType="end"/>
      </w:r>
    </w:p>
    <w:p w14:paraId="387452B4"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1.3.</w:t>
      </w:r>
      <w:r>
        <w:rPr>
          <w:rFonts w:asciiTheme="minorHAnsi" w:eastAsiaTheme="minorEastAsia" w:hAnsiTheme="minorHAnsi"/>
          <w:smallCaps w:val="0"/>
          <w:noProof/>
          <w:sz w:val="22"/>
        </w:rPr>
        <w:tab/>
      </w:r>
      <w:r>
        <w:rPr>
          <w:noProof/>
        </w:rPr>
        <w:t>APPROACH</w:t>
      </w:r>
      <w:r>
        <w:rPr>
          <w:noProof/>
        </w:rPr>
        <w:tab/>
      </w:r>
      <w:r w:rsidR="008A159B">
        <w:rPr>
          <w:noProof/>
        </w:rPr>
        <w:fldChar w:fldCharType="begin"/>
      </w:r>
      <w:r>
        <w:rPr>
          <w:noProof/>
        </w:rPr>
        <w:instrText xml:space="preserve"> PAGEREF _Toc354401842 \h </w:instrText>
      </w:r>
      <w:r w:rsidR="008A159B">
        <w:rPr>
          <w:noProof/>
        </w:rPr>
      </w:r>
      <w:r w:rsidR="008A159B">
        <w:rPr>
          <w:noProof/>
        </w:rPr>
        <w:fldChar w:fldCharType="separate"/>
      </w:r>
      <w:r w:rsidR="00902DEF">
        <w:rPr>
          <w:noProof/>
        </w:rPr>
        <w:t>6</w:t>
      </w:r>
      <w:r w:rsidR="008A159B">
        <w:rPr>
          <w:noProof/>
        </w:rPr>
        <w:fldChar w:fldCharType="end"/>
      </w:r>
    </w:p>
    <w:p w14:paraId="387452B5"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1.4.</w:t>
      </w:r>
      <w:r>
        <w:rPr>
          <w:rFonts w:asciiTheme="minorHAnsi" w:eastAsiaTheme="minorEastAsia" w:hAnsiTheme="minorHAnsi"/>
          <w:smallCaps w:val="0"/>
          <w:noProof/>
          <w:sz w:val="22"/>
        </w:rPr>
        <w:tab/>
      </w:r>
      <w:r>
        <w:rPr>
          <w:noProof/>
        </w:rPr>
        <w:t>RESOURCE REQUIREMENTS</w:t>
      </w:r>
      <w:r>
        <w:rPr>
          <w:noProof/>
        </w:rPr>
        <w:tab/>
      </w:r>
      <w:r w:rsidR="008A159B">
        <w:rPr>
          <w:noProof/>
        </w:rPr>
        <w:fldChar w:fldCharType="begin"/>
      </w:r>
      <w:r>
        <w:rPr>
          <w:noProof/>
        </w:rPr>
        <w:instrText xml:space="preserve"> PAGEREF _Toc354401843 \h </w:instrText>
      </w:r>
      <w:r w:rsidR="008A159B">
        <w:rPr>
          <w:noProof/>
        </w:rPr>
      </w:r>
      <w:r w:rsidR="008A159B">
        <w:rPr>
          <w:noProof/>
        </w:rPr>
        <w:fldChar w:fldCharType="separate"/>
      </w:r>
      <w:r w:rsidR="00902DEF">
        <w:rPr>
          <w:noProof/>
        </w:rPr>
        <w:t>7</w:t>
      </w:r>
      <w:r w:rsidR="008A159B">
        <w:rPr>
          <w:noProof/>
        </w:rPr>
        <w:fldChar w:fldCharType="end"/>
      </w:r>
    </w:p>
    <w:p w14:paraId="387452B6"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1.4.1.</w:t>
      </w:r>
      <w:r>
        <w:rPr>
          <w:rFonts w:asciiTheme="minorHAnsi" w:eastAsiaTheme="minorEastAsia" w:hAnsiTheme="minorHAnsi"/>
          <w:i w:val="0"/>
          <w:noProof/>
          <w:sz w:val="22"/>
        </w:rPr>
        <w:tab/>
      </w:r>
      <w:r>
        <w:rPr>
          <w:noProof/>
        </w:rPr>
        <w:t>Equipment and Materials Required</w:t>
      </w:r>
      <w:r>
        <w:rPr>
          <w:noProof/>
        </w:rPr>
        <w:tab/>
      </w:r>
      <w:r w:rsidR="008A159B">
        <w:rPr>
          <w:noProof/>
        </w:rPr>
        <w:fldChar w:fldCharType="begin"/>
      </w:r>
      <w:r>
        <w:rPr>
          <w:noProof/>
        </w:rPr>
        <w:instrText xml:space="preserve"> PAGEREF _Toc354401844 \h </w:instrText>
      </w:r>
      <w:r w:rsidR="008A159B">
        <w:rPr>
          <w:noProof/>
        </w:rPr>
      </w:r>
      <w:r w:rsidR="008A159B">
        <w:rPr>
          <w:noProof/>
        </w:rPr>
        <w:fldChar w:fldCharType="separate"/>
      </w:r>
      <w:r w:rsidR="00902DEF">
        <w:rPr>
          <w:noProof/>
        </w:rPr>
        <w:t>7</w:t>
      </w:r>
      <w:r w:rsidR="008A159B">
        <w:rPr>
          <w:noProof/>
        </w:rPr>
        <w:fldChar w:fldCharType="end"/>
      </w:r>
    </w:p>
    <w:p w14:paraId="387452B7"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1.4.2.</w:t>
      </w:r>
      <w:r>
        <w:rPr>
          <w:rFonts w:asciiTheme="minorHAnsi" w:eastAsiaTheme="minorEastAsia" w:hAnsiTheme="minorHAnsi"/>
          <w:i w:val="0"/>
          <w:noProof/>
          <w:sz w:val="22"/>
        </w:rPr>
        <w:tab/>
      </w:r>
      <w:r>
        <w:rPr>
          <w:noProof/>
        </w:rPr>
        <w:t>Skills Required</w:t>
      </w:r>
      <w:r>
        <w:rPr>
          <w:noProof/>
        </w:rPr>
        <w:tab/>
      </w:r>
      <w:r w:rsidR="008A159B">
        <w:rPr>
          <w:noProof/>
        </w:rPr>
        <w:fldChar w:fldCharType="begin"/>
      </w:r>
      <w:r>
        <w:rPr>
          <w:noProof/>
        </w:rPr>
        <w:instrText xml:space="preserve"> PAGEREF _Toc354401845 \h </w:instrText>
      </w:r>
      <w:r w:rsidR="008A159B">
        <w:rPr>
          <w:noProof/>
        </w:rPr>
      </w:r>
      <w:r w:rsidR="008A159B">
        <w:rPr>
          <w:noProof/>
        </w:rPr>
        <w:fldChar w:fldCharType="separate"/>
      </w:r>
      <w:r w:rsidR="00902DEF">
        <w:rPr>
          <w:noProof/>
        </w:rPr>
        <w:t>7</w:t>
      </w:r>
      <w:r w:rsidR="008A159B">
        <w:rPr>
          <w:noProof/>
        </w:rPr>
        <w:fldChar w:fldCharType="end"/>
      </w:r>
    </w:p>
    <w:p w14:paraId="387452B8"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1.4.3.</w:t>
      </w:r>
      <w:r>
        <w:rPr>
          <w:rFonts w:asciiTheme="minorHAnsi" w:eastAsiaTheme="minorEastAsia" w:hAnsiTheme="minorHAnsi"/>
          <w:i w:val="0"/>
          <w:noProof/>
          <w:sz w:val="22"/>
        </w:rPr>
        <w:tab/>
      </w:r>
      <w:r>
        <w:rPr>
          <w:noProof/>
        </w:rPr>
        <w:t>Environments</w:t>
      </w:r>
      <w:r>
        <w:rPr>
          <w:noProof/>
        </w:rPr>
        <w:tab/>
      </w:r>
      <w:r w:rsidR="008A159B">
        <w:rPr>
          <w:noProof/>
        </w:rPr>
        <w:fldChar w:fldCharType="begin"/>
      </w:r>
      <w:r>
        <w:rPr>
          <w:noProof/>
        </w:rPr>
        <w:instrText xml:space="preserve"> PAGEREF _Toc354401846 \h </w:instrText>
      </w:r>
      <w:r w:rsidR="008A159B">
        <w:rPr>
          <w:noProof/>
        </w:rPr>
      </w:r>
      <w:r w:rsidR="008A159B">
        <w:rPr>
          <w:noProof/>
        </w:rPr>
        <w:fldChar w:fldCharType="separate"/>
      </w:r>
      <w:r w:rsidR="00902DEF">
        <w:rPr>
          <w:noProof/>
        </w:rPr>
        <w:t>7</w:t>
      </w:r>
      <w:r w:rsidR="008A159B">
        <w:rPr>
          <w:noProof/>
        </w:rPr>
        <w:fldChar w:fldCharType="end"/>
      </w:r>
    </w:p>
    <w:p w14:paraId="387452B9" w14:textId="77777777" w:rsidR="00BA0607" w:rsidRDefault="00BA0607">
      <w:pPr>
        <w:pStyle w:val="TOC1"/>
        <w:tabs>
          <w:tab w:val="left" w:pos="480"/>
          <w:tab w:val="right" w:leader="dot" w:pos="9350"/>
        </w:tabs>
        <w:rPr>
          <w:rFonts w:asciiTheme="minorHAnsi" w:eastAsiaTheme="minorEastAsia" w:hAnsiTheme="minorHAnsi"/>
          <w:b w:val="0"/>
          <w:caps w:val="0"/>
          <w:noProof/>
          <w:sz w:val="22"/>
        </w:rPr>
      </w:pPr>
      <w:r>
        <w:rPr>
          <w:noProof/>
        </w:rPr>
        <w:t>2.</w:t>
      </w:r>
      <w:r>
        <w:rPr>
          <w:rFonts w:asciiTheme="minorHAnsi" w:eastAsiaTheme="minorEastAsia" w:hAnsiTheme="minorHAnsi"/>
          <w:b w:val="0"/>
          <w:caps w:val="0"/>
          <w:noProof/>
          <w:sz w:val="22"/>
        </w:rPr>
        <w:tab/>
      </w:r>
      <w:r>
        <w:rPr>
          <w:noProof/>
        </w:rPr>
        <w:t>Test Procedure</w:t>
      </w:r>
      <w:r>
        <w:rPr>
          <w:noProof/>
        </w:rPr>
        <w:tab/>
      </w:r>
      <w:r w:rsidR="008A159B">
        <w:rPr>
          <w:noProof/>
        </w:rPr>
        <w:fldChar w:fldCharType="begin"/>
      </w:r>
      <w:r>
        <w:rPr>
          <w:noProof/>
        </w:rPr>
        <w:instrText xml:space="preserve"> PAGEREF _Toc354401847 \h </w:instrText>
      </w:r>
      <w:r w:rsidR="008A159B">
        <w:rPr>
          <w:noProof/>
        </w:rPr>
      </w:r>
      <w:r w:rsidR="008A159B">
        <w:rPr>
          <w:noProof/>
        </w:rPr>
        <w:fldChar w:fldCharType="separate"/>
      </w:r>
      <w:r w:rsidR="00902DEF">
        <w:rPr>
          <w:noProof/>
        </w:rPr>
        <w:t>8</w:t>
      </w:r>
      <w:r w:rsidR="008A159B">
        <w:rPr>
          <w:noProof/>
        </w:rPr>
        <w:fldChar w:fldCharType="end"/>
      </w:r>
    </w:p>
    <w:p w14:paraId="387452BA"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2.1.</w:t>
      </w:r>
      <w:r>
        <w:rPr>
          <w:rFonts w:asciiTheme="minorHAnsi" w:eastAsiaTheme="minorEastAsia" w:hAnsiTheme="minorHAnsi"/>
          <w:smallCaps w:val="0"/>
          <w:noProof/>
          <w:sz w:val="22"/>
        </w:rPr>
        <w:tab/>
      </w:r>
      <w:r>
        <w:rPr>
          <w:noProof/>
        </w:rPr>
        <w:t>Basic Communications Test</w:t>
      </w:r>
      <w:r>
        <w:rPr>
          <w:noProof/>
        </w:rPr>
        <w:tab/>
      </w:r>
      <w:r w:rsidR="008A159B">
        <w:rPr>
          <w:noProof/>
        </w:rPr>
        <w:fldChar w:fldCharType="begin"/>
      </w:r>
      <w:r>
        <w:rPr>
          <w:noProof/>
        </w:rPr>
        <w:instrText xml:space="preserve"> PAGEREF _Toc354401848 \h </w:instrText>
      </w:r>
      <w:r w:rsidR="008A159B">
        <w:rPr>
          <w:noProof/>
        </w:rPr>
      </w:r>
      <w:r w:rsidR="008A159B">
        <w:rPr>
          <w:noProof/>
        </w:rPr>
        <w:fldChar w:fldCharType="separate"/>
      </w:r>
      <w:r w:rsidR="00902DEF">
        <w:rPr>
          <w:noProof/>
        </w:rPr>
        <w:t>8</w:t>
      </w:r>
      <w:r w:rsidR="008A159B">
        <w:rPr>
          <w:noProof/>
        </w:rPr>
        <w:fldChar w:fldCharType="end"/>
      </w:r>
    </w:p>
    <w:p w14:paraId="387452BB"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2.1.1.</w:t>
      </w:r>
      <w:r>
        <w:rPr>
          <w:rFonts w:asciiTheme="minorHAnsi" w:eastAsiaTheme="minorEastAsia" w:hAnsiTheme="minorHAnsi"/>
          <w:i w:val="0"/>
          <w:noProof/>
          <w:sz w:val="22"/>
        </w:rPr>
        <w:tab/>
      </w:r>
      <w:r>
        <w:rPr>
          <w:noProof/>
        </w:rPr>
        <w:t>Description</w:t>
      </w:r>
      <w:r>
        <w:rPr>
          <w:noProof/>
        </w:rPr>
        <w:tab/>
      </w:r>
      <w:r w:rsidR="008A159B">
        <w:rPr>
          <w:noProof/>
        </w:rPr>
        <w:fldChar w:fldCharType="begin"/>
      </w:r>
      <w:r>
        <w:rPr>
          <w:noProof/>
        </w:rPr>
        <w:instrText xml:space="preserve"> PAGEREF _Toc354401849 \h </w:instrText>
      </w:r>
      <w:r w:rsidR="008A159B">
        <w:rPr>
          <w:noProof/>
        </w:rPr>
      </w:r>
      <w:r w:rsidR="008A159B">
        <w:rPr>
          <w:noProof/>
        </w:rPr>
        <w:fldChar w:fldCharType="separate"/>
      </w:r>
      <w:r w:rsidR="00902DEF">
        <w:rPr>
          <w:noProof/>
        </w:rPr>
        <w:t>8</w:t>
      </w:r>
      <w:r w:rsidR="008A159B">
        <w:rPr>
          <w:noProof/>
        </w:rPr>
        <w:fldChar w:fldCharType="end"/>
      </w:r>
    </w:p>
    <w:p w14:paraId="387452BC"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2.1.2.</w:t>
      </w:r>
      <w:r>
        <w:rPr>
          <w:rFonts w:asciiTheme="minorHAnsi" w:eastAsiaTheme="minorEastAsia" w:hAnsiTheme="minorHAnsi"/>
          <w:i w:val="0"/>
          <w:noProof/>
          <w:sz w:val="22"/>
        </w:rPr>
        <w:tab/>
      </w:r>
      <w:r>
        <w:rPr>
          <w:noProof/>
        </w:rPr>
        <w:t>Test Steps</w:t>
      </w:r>
      <w:r>
        <w:rPr>
          <w:noProof/>
        </w:rPr>
        <w:tab/>
      </w:r>
      <w:r w:rsidR="008A159B">
        <w:rPr>
          <w:noProof/>
        </w:rPr>
        <w:fldChar w:fldCharType="begin"/>
      </w:r>
      <w:r>
        <w:rPr>
          <w:noProof/>
        </w:rPr>
        <w:instrText xml:space="preserve"> PAGEREF _Toc354401850 \h </w:instrText>
      </w:r>
      <w:r w:rsidR="008A159B">
        <w:rPr>
          <w:noProof/>
        </w:rPr>
      </w:r>
      <w:r w:rsidR="008A159B">
        <w:rPr>
          <w:noProof/>
        </w:rPr>
        <w:fldChar w:fldCharType="separate"/>
      </w:r>
      <w:r w:rsidR="00902DEF">
        <w:rPr>
          <w:noProof/>
        </w:rPr>
        <w:t>8</w:t>
      </w:r>
      <w:r w:rsidR="008A159B">
        <w:rPr>
          <w:noProof/>
        </w:rPr>
        <w:fldChar w:fldCharType="end"/>
      </w:r>
    </w:p>
    <w:p w14:paraId="387452BD"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2.2.</w:t>
      </w:r>
      <w:r>
        <w:rPr>
          <w:rFonts w:asciiTheme="minorHAnsi" w:eastAsiaTheme="minorEastAsia" w:hAnsiTheme="minorHAnsi"/>
          <w:smallCaps w:val="0"/>
          <w:noProof/>
          <w:sz w:val="22"/>
        </w:rPr>
        <w:tab/>
      </w:r>
      <w:r>
        <w:rPr>
          <w:noProof/>
        </w:rPr>
        <w:t>Basic Communications - Test Results</w:t>
      </w:r>
      <w:r>
        <w:rPr>
          <w:noProof/>
        </w:rPr>
        <w:tab/>
      </w:r>
      <w:r w:rsidR="008A159B">
        <w:rPr>
          <w:noProof/>
        </w:rPr>
        <w:fldChar w:fldCharType="begin"/>
      </w:r>
      <w:r>
        <w:rPr>
          <w:noProof/>
        </w:rPr>
        <w:instrText xml:space="preserve"> PAGEREF _Toc354401851 \h </w:instrText>
      </w:r>
      <w:r w:rsidR="008A159B">
        <w:rPr>
          <w:noProof/>
        </w:rPr>
      </w:r>
      <w:r w:rsidR="008A159B">
        <w:rPr>
          <w:noProof/>
        </w:rPr>
        <w:fldChar w:fldCharType="separate"/>
      </w:r>
      <w:r w:rsidR="00902DEF">
        <w:rPr>
          <w:noProof/>
        </w:rPr>
        <w:t>12</w:t>
      </w:r>
      <w:r w:rsidR="008A159B">
        <w:rPr>
          <w:noProof/>
        </w:rPr>
        <w:fldChar w:fldCharType="end"/>
      </w:r>
    </w:p>
    <w:p w14:paraId="387452BE"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2.2.1.</w:t>
      </w:r>
      <w:r>
        <w:rPr>
          <w:rFonts w:asciiTheme="minorHAnsi" w:eastAsiaTheme="minorEastAsia" w:hAnsiTheme="minorHAnsi"/>
          <w:i w:val="0"/>
          <w:noProof/>
          <w:sz w:val="22"/>
        </w:rPr>
        <w:tab/>
      </w:r>
      <w:r>
        <w:rPr>
          <w:noProof/>
        </w:rPr>
        <w:t>2514 Basic Communications Command-Response Message Statistics – Primary Arm</w:t>
      </w:r>
      <w:r>
        <w:rPr>
          <w:noProof/>
        </w:rPr>
        <w:tab/>
      </w:r>
      <w:r w:rsidR="008A159B">
        <w:rPr>
          <w:noProof/>
        </w:rPr>
        <w:fldChar w:fldCharType="begin"/>
      </w:r>
      <w:r>
        <w:rPr>
          <w:noProof/>
        </w:rPr>
        <w:instrText xml:space="preserve"> PAGEREF _Toc354401852 \h </w:instrText>
      </w:r>
      <w:r w:rsidR="008A159B">
        <w:rPr>
          <w:noProof/>
        </w:rPr>
      </w:r>
      <w:r w:rsidR="008A159B">
        <w:rPr>
          <w:noProof/>
        </w:rPr>
        <w:fldChar w:fldCharType="separate"/>
      </w:r>
      <w:r w:rsidR="00902DEF">
        <w:rPr>
          <w:noProof/>
        </w:rPr>
        <w:t>12</w:t>
      </w:r>
      <w:r w:rsidR="008A159B">
        <w:rPr>
          <w:noProof/>
        </w:rPr>
        <w:fldChar w:fldCharType="end"/>
      </w:r>
    </w:p>
    <w:p w14:paraId="387452BF"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2.2.2.</w:t>
      </w:r>
      <w:r>
        <w:rPr>
          <w:rFonts w:asciiTheme="minorHAnsi" w:eastAsiaTheme="minorEastAsia" w:hAnsiTheme="minorHAnsi"/>
          <w:i w:val="0"/>
          <w:noProof/>
          <w:sz w:val="22"/>
        </w:rPr>
        <w:tab/>
      </w:r>
      <w:r>
        <w:rPr>
          <w:noProof/>
        </w:rPr>
        <w:t>3514 Basic Communications Command-Response Message Statistics – Primary Arm (v</w:t>
      </w:r>
      <w:r w:rsidR="007F4A64">
        <w:rPr>
          <w:noProof/>
        </w:rPr>
        <w:t>2.1.21</w:t>
      </w:r>
      <w:r>
        <w:rPr>
          <w:noProof/>
        </w:rPr>
        <w:t>)</w:t>
      </w:r>
      <w:r>
        <w:rPr>
          <w:noProof/>
        </w:rPr>
        <w:tab/>
      </w:r>
      <w:r w:rsidR="008A159B">
        <w:rPr>
          <w:noProof/>
        </w:rPr>
        <w:fldChar w:fldCharType="begin"/>
      </w:r>
      <w:r>
        <w:rPr>
          <w:noProof/>
        </w:rPr>
        <w:instrText xml:space="preserve"> PAGEREF _Toc354401853 \h </w:instrText>
      </w:r>
      <w:r w:rsidR="008A159B">
        <w:rPr>
          <w:noProof/>
        </w:rPr>
      </w:r>
      <w:r w:rsidR="008A159B">
        <w:rPr>
          <w:noProof/>
        </w:rPr>
        <w:fldChar w:fldCharType="separate"/>
      </w:r>
      <w:r w:rsidR="00902DEF">
        <w:rPr>
          <w:noProof/>
        </w:rPr>
        <w:t>12</w:t>
      </w:r>
      <w:r w:rsidR="008A159B">
        <w:rPr>
          <w:noProof/>
        </w:rPr>
        <w:fldChar w:fldCharType="end"/>
      </w:r>
    </w:p>
    <w:p w14:paraId="387452C0"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2.2.3.</w:t>
      </w:r>
      <w:r>
        <w:rPr>
          <w:rFonts w:asciiTheme="minorHAnsi" w:eastAsiaTheme="minorEastAsia" w:hAnsiTheme="minorHAnsi"/>
          <w:i w:val="0"/>
          <w:noProof/>
          <w:sz w:val="22"/>
        </w:rPr>
        <w:tab/>
      </w:r>
      <w:r>
        <w:rPr>
          <w:noProof/>
        </w:rPr>
        <w:t>Basic Communications – 2514 vs. 3514 Command-Response Probability Density Plot Comparison – Primary Arm</w:t>
      </w:r>
      <w:r>
        <w:rPr>
          <w:noProof/>
        </w:rPr>
        <w:tab/>
      </w:r>
      <w:r w:rsidR="008A159B">
        <w:rPr>
          <w:noProof/>
        </w:rPr>
        <w:fldChar w:fldCharType="begin"/>
      </w:r>
      <w:r>
        <w:rPr>
          <w:noProof/>
        </w:rPr>
        <w:instrText xml:space="preserve"> PAGEREF _Toc354401854 \h </w:instrText>
      </w:r>
      <w:r w:rsidR="008A159B">
        <w:rPr>
          <w:noProof/>
        </w:rPr>
      </w:r>
      <w:r w:rsidR="008A159B">
        <w:rPr>
          <w:noProof/>
        </w:rPr>
        <w:fldChar w:fldCharType="separate"/>
      </w:r>
      <w:r w:rsidR="00902DEF">
        <w:rPr>
          <w:noProof/>
        </w:rPr>
        <w:t>13</w:t>
      </w:r>
      <w:r w:rsidR="008A159B">
        <w:rPr>
          <w:noProof/>
        </w:rPr>
        <w:fldChar w:fldCharType="end"/>
      </w:r>
    </w:p>
    <w:p w14:paraId="387452C1"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2.2.4.</w:t>
      </w:r>
      <w:r>
        <w:rPr>
          <w:rFonts w:asciiTheme="minorHAnsi" w:eastAsiaTheme="minorEastAsia" w:hAnsiTheme="minorHAnsi"/>
          <w:i w:val="0"/>
          <w:noProof/>
          <w:sz w:val="22"/>
        </w:rPr>
        <w:tab/>
      </w:r>
      <w:r>
        <w:rPr>
          <w:noProof/>
        </w:rPr>
        <w:t>Basic Communications – 2514 vs. 3514 Command-Response Plot Comparison – Primary Arm</w:t>
      </w:r>
      <w:r>
        <w:rPr>
          <w:noProof/>
        </w:rPr>
        <w:tab/>
      </w:r>
      <w:r w:rsidR="008A159B">
        <w:rPr>
          <w:noProof/>
        </w:rPr>
        <w:fldChar w:fldCharType="begin"/>
      </w:r>
      <w:r>
        <w:rPr>
          <w:noProof/>
        </w:rPr>
        <w:instrText xml:space="preserve"> PAGEREF _Toc354401855 \h </w:instrText>
      </w:r>
      <w:r w:rsidR="008A159B">
        <w:rPr>
          <w:noProof/>
        </w:rPr>
      </w:r>
      <w:r w:rsidR="008A159B">
        <w:rPr>
          <w:noProof/>
        </w:rPr>
        <w:fldChar w:fldCharType="separate"/>
      </w:r>
      <w:r w:rsidR="00902DEF">
        <w:rPr>
          <w:noProof/>
        </w:rPr>
        <w:t>16</w:t>
      </w:r>
      <w:r w:rsidR="008A159B">
        <w:rPr>
          <w:noProof/>
        </w:rPr>
        <w:fldChar w:fldCharType="end"/>
      </w:r>
    </w:p>
    <w:p w14:paraId="387452C2"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2.2.5.</w:t>
      </w:r>
      <w:r>
        <w:rPr>
          <w:rFonts w:asciiTheme="minorHAnsi" w:eastAsiaTheme="minorEastAsia" w:hAnsiTheme="minorHAnsi"/>
          <w:i w:val="0"/>
          <w:noProof/>
          <w:sz w:val="22"/>
        </w:rPr>
        <w:tab/>
      </w:r>
      <w:r>
        <w:rPr>
          <w:noProof/>
        </w:rPr>
        <w:t>2514 Basis Communications Command-Response Message Statistics – Secondary Arm</w:t>
      </w:r>
      <w:r>
        <w:rPr>
          <w:noProof/>
        </w:rPr>
        <w:tab/>
      </w:r>
      <w:r w:rsidR="008A159B">
        <w:rPr>
          <w:noProof/>
        </w:rPr>
        <w:fldChar w:fldCharType="begin"/>
      </w:r>
      <w:r>
        <w:rPr>
          <w:noProof/>
        </w:rPr>
        <w:instrText xml:space="preserve"> PAGEREF _Toc354401856 \h </w:instrText>
      </w:r>
      <w:r w:rsidR="008A159B">
        <w:rPr>
          <w:noProof/>
        </w:rPr>
      </w:r>
      <w:r w:rsidR="008A159B">
        <w:rPr>
          <w:noProof/>
        </w:rPr>
        <w:fldChar w:fldCharType="separate"/>
      </w:r>
      <w:r w:rsidR="00902DEF">
        <w:rPr>
          <w:noProof/>
        </w:rPr>
        <w:t>18</w:t>
      </w:r>
      <w:r w:rsidR="008A159B">
        <w:rPr>
          <w:noProof/>
        </w:rPr>
        <w:fldChar w:fldCharType="end"/>
      </w:r>
    </w:p>
    <w:p w14:paraId="387452C3"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2.2.6.</w:t>
      </w:r>
      <w:r>
        <w:rPr>
          <w:rFonts w:asciiTheme="minorHAnsi" w:eastAsiaTheme="minorEastAsia" w:hAnsiTheme="minorHAnsi"/>
          <w:i w:val="0"/>
          <w:noProof/>
          <w:sz w:val="22"/>
        </w:rPr>
        <w:tab/>
      </w:r>
      <w:r>
        <w:rPr>
          <w:noProof/>
        </w:rPr>
        <w:t>3514 Basis Communications Command-Response Message Statistics – Secondary Arm (v</w:t>
      </w:r>
      <w:r w:rsidR="007F4A64">
        <w:rPr>
          <w:noProof/>
        </w:rPr>
        <w:t>2.1.21</w:t>
      </w:r>
      <w:r>
        <w:rPr>
          <w:noProof/>
        </w:rPr>
        <w:t>)</w:t>
      </w:r>
      <w:r>
        <w:rPr>
          <w:noProof/>
        </w:rPr>
        <w:tab/>
      </w:r>
      <w:r w:rsidR="008A159B">
        <w:rPr>
          <w:noProof/>
        </w:rPr>
        <w:fldChar w:fldCharType="begin"/>
      </w:r>
      <w:r>
        <w:rPr>
          <w:noProof/>
        </w:rPr>
        <w:instrText xml:space="preserve"> PAGEREF _Toc354401857 \h </w:instrText>
      </w:r>
      <w:r w:rsidR="008A159B">
        <w:rPr>
          <w:noProof/>
        </w:rPr>
      </w:r>
      <w:r w:rsidR="008A159B">
        <w:rPr>
          <w:noProof/>
        </w:rPr>
        <w:fldChar w:fldCharType="separate"/>
      </w:r>
      <w:r w:rsidR="00902DEF">
        <w:rPr>
          <w:noProof/>
        </w:rPr>
        <w:t>19</w:t>
      </w:r>
      <w:r w:rsidR="008A159B">
        <w:rPr>
          <w:noProof/>
        </w:rPr>
        <w:fldChar w:fldCharType="end"/>
      </w:r>
    </w:p>
    <w:p w14:paraId="387452C4"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2.2.7.</w:t>
      </w:r>
      <w:r>
        <w:rPr>
          <w:rFonts w:asciiTheme="minorHAnsi" w:eastAsiaTheme="minorEastAsia" w:hAnsiTheme="minorHAnsi"/>
          <w:i w:val="0"/>
          <w:noProof/>
          <w:sz w:val="22"/>
        </w:rPr>
        <w:tab/>
      </w:r>
      <w:r>
        <w:rPr>
          <w:noProof/>
        </w:rPr>
        <w:t>Basic Communications – 2514 vs. 3514 Command-Response Probability Density Plot Comparisons – Secondary Arm</w:t>
      </w:r>
      <w:r>
        <w:rPr>
          <w:noProof/>
        </w:rPr>
        <w:tab/>
      </w:r>
      <w:r w:rsidR="008A159B">
        <w:rPr>
          <w:noProof/>
        </w:rPr>
        <w:fldChar w:fldCharType="begin"/>
      </w:r>
      <w:r>
        <w:rPr>
          <w:noProof/>
        </w:rPr>
        <w:instrText xml:space="preserve"> PAGEREF _Toc354401858 \h </w:instrText>
      </w:r>
      <w:r w:rsidR="008A159B">
        <w:rPr>
          <w:noProof/>
        </w:rPr>
      </w:r>
      <w:r w:rsidR="008A159B">
        <w:rPr>
          <w:noProof/>
        </w:rPr>
        <w:fldChar w:fldCharType="separate"/>
      </w:r>
      <w:r w:rsidR="00902DEF">
        <w:rPr>
          <w:noProof/>
        </w:rPr>
        <w:t>20</w:t>
      </w:r>
      <w:r w:rsidR="008A159B">
        <w:rPr>
          <w:noProof/>
        </w:rPr>
        <w:fldChar w:fldCharType="end"/>
      </w:r>
    </w:p>
    <w:p w14:paraId="387452C5"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2.2.8.</w:t>
      </w:r>
      <w:r>
        <w:rPr>
          <w:rFonts w:asciiTheme="minorHAnsi" w:eastAsiaTheme="minorEastAsia" w:hAnsiTheme="minorHAnsi"/>
          <w:i w:val="0"/>
          <w:noProof/>
          <w:sz w:val="22"/>
        </w:rPr>
        <w:tab/>
      </w:r>
      <w:r>
        <w:rPr>
          <w:noProof/>
        </w:rPr>
        <w:t>Basic Communications – 2514 vs. 3514 Command-Response Plot Comparisons – Secondary Arm</w:t>
      </w:r>
      <w:r>
        <w:rPr>
          <w:noProof/>
        </w:rPr>
        <w:tab/>
      </w:r>
      <w:r w:rsidR="008A159B">
        <w:rPr>
          <w:noProof/>
        </w:rPr>
        <w:fldChar w:fldCharType="begin"/>
      </w:r>
      <w:r>
        <w:rPr>
          <w:noProof/>
        </w:rPr>
        <w:instrText xml:space="preserve"> PAGEREF _Toc354401859 \h </w:instrText>
      </w:r>
      <w:r w:rsidR="008A159B">
        <w:rPr>
          <w:noProof/>
        </w:rPr>
      </w:r>
      <w:r w:rsidR="008A159B">
        <w:rPr>
          <w:noProof/>
        </w:rPr>
        <w:fldChar w:fldCharType="separate"/>
      </w:r>
      <w:r w:rsidR="00902DEF">
        <w:rPr>
          <w:noProof/>
        </w:rPr>
        <w:t>23</w:t>
      </w:r>
      <w:r w:rsidR="008A159B">
        <w:rPr>
          <w:noProof/>
        </w:rPr>
        <w:fldChar w:fldCharType="end"/>
      </w:r>
    </w:p>
    <w:p w14:paraId="387452C6"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2.2.9.</w:t>
      </w:r>
      <w:r>
        <w:rPr>
          <w:rFonts w:asciiTheme="minorHAnsi" w:eastAsiaTheme="minorEastAsia" w:hAnsiTheme="minorHAnsi"/>
          <w:i w:val="0"/>
          <w:noProof/>
          <w:sz w:val="22"/>
        </w:rPr>
        <w:tab/>
      </w:r>
      <w:r>
        <w:rPr>
          <w:noProof/>
        </w:rPr>
        <w:t>Basic Communications – Outliers</w:t>
      </w:r>
      <w:r>
        <w:rPr>
          <w:noProof/>
        </w:rPr>
        <w:tab/>
      </w:r>
      <w:r w:rsidR="008A159B">
        <w:rPr>
          <w:noProof/>
        </w:rPr>
        <w:fldChar w:fldCharType="begin"/>
      </w:r>
      <w:r>
        <w:rPr>
          <w:noProof/>
        </w:rPr>
        <w:instrText xml:space="preserve"> PAGEREF _Toc354401860 \h </w:instrText>
      </w:r>
      <w:r w:rsidR="008A159B">
        <w:rPr>
          <w:noProof/>
        </w:rPr>
      </w:r>
      <w:r w:rsidR="008A159B">
        <w:rPr>
          <w:noProof/>
        </w:rPr>
        <w:fldChar w:fldCharType="separate"/>
      </w:r>
      <w:r w:rsidR="00902DEF">
        <w:rPr>
          <w:noProof/>
        </w:rPr>
        <w:t>26</w:t>
      </w:r>
      <w:r w:rsidR="008A159B">
        <w:rPr>
          <w:noProof/>
        </w:rPr>
        <w:fldChar w:fldCharType="end"/>
      </w:r>
    </w:p>
    <w:p w14:paraId="387452C7" w14:textId="77777777" w:rsidR="00BA0607" w:rsidRDefault="00BA0607">
      <w:pPr>
        <w:pStyle w:val="TOC3"/>
        <w:tabs>
          <w:tab w:val="left" w:pos="1440"/>
          <w:tab w:val="right" w:leader="dot" w:pos="9350"/>
        </w:tabs>
        <w:rPr>
          <w:rFonts w:asciiTheme="minorHAnsi" w:eastAsiaTheme="minorEastAsia" w:hAnsiTheme="minorHAnsi"/>
          <w:i w:val="0"/>
          <w:noProof/>
          <w:sz w:val="22"/>
        </w:rPr>
      </w:pPr>
      <w:r>
        <w:rPr>
          <w:noProof/>
        </w:rPr>
        <w:t>2.2.10.</w:t>
      </w:r>
      <w:r>
        <w:rPr>
          <w:rFonts w:asciiTheme="minorHAnsi" w:eastAsiaTheme="minorEastAsia" w:hAnsiTheme="minorHAnsi"/>
          <w:i w:val="0"/>
          <w:noProof/>
          <w:sz w:val="22"/>
        </w:rPr>
        <w:tab/>
      </w:r>
      <w:r>
        <w:rPr>
          <w:noProof/>
        </w:rPr>
        <w:t>Command-Response Sequence Anomalies</w:t>
      </w:r>
      <w:r>
        <w:rPr>
          <w:noProof/>
        </w:rPr>
        <w:tab/>
      </w:r>
      <w:r w:rsidR="008A159B">
        <w:rPr>
          <w:noProof/>
        </w:rPr>
        <w:fldChar w:fldCharType="begin"/>
      </w:r>
      <w:r>
        <w:rPr>
          <w:noProof/>
        </w:rPr>
        <w:instrText xml:space="preserve"> PAGEREF _Toc354401861 \h </w:instrText>
      </w:r>
      <w:r w:rsidR="008A159B">
        <w:rPr>
          <w:noProof/>
        </w:rPr>
      </w:r>
      <w:r w:rsidR="008A159B">
        <w:rPr>
          <w:noProof/>
        </w:rPr>
        <w:fldChar w:fldCharType="separate"/>
      </w:r>
      <w:r w:rsidR="00902DEF">
        <w:rPr>
          <w:noProof/>
        </w:rPr>
        <w:t>27</w:t>
      </w:r>
      <w:r w:rsidR="008A159B">
        <w:rPr>
          <w:noProof/>
        </w:rPr>
        <w:fldChar w:fldCharType="end"/>
      </w:r>
    </w:p>
    <w:p w14:paraId="387452C8"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2.3.</w:t>
      </w:r>
      <w:r>
        <w:rPr>
          <w:rFonts w:asciiTheme="minorHAnsi" w:eastAsiaTheme="minorEastAsia" w:hAnsiTheme="minorHAnsi"/>
          <w:smallCaps w:val="0"/>
          <w:noProof/>
          <w:sz w:val="22"/>
        </w:rPr>
        <w:tab/>
      </w:r>
      <w:r>
        <w:rPr>
          <w:noProof/>
        </w:rPr>
        <w:t>Concurrent Truck Movement Test</w:t>
      </w:r>
      <w:r>
        <w:rPr>
          <w:noProof/>
        </w:rPr>
        <w:tab/>
      </w:r>
      <w:r w:rsidR="008A159B">
        <w:rPr>
          <w:noProof/>
        </w:rPr>
        <w:fldChar w:fldCharType="begin"/>
      </w:r>
      <w:r>
        <w:rPr>
          <w:noProof/>
        </w:rPr>
        <w:instrText xml:space="preserve"> PAGEREF _Toc354401862 \h </w:instrText>
      </w:r>
      <w:r w:rsidR="008A159B">
        <w:rPr>
          <w:noProof/>
        </w:rPr>
      </w:r>
      <w:r w:rsidR="008A159B">
        <w:rPr>
          <w:noProof/>
        </w:rPr>
        <w:fldChar w:fldCharType="separate"/>
      </w:r>
      <w:r w:rsidR="00902DEF">
        <w:rPr>
          <w:noProof/>
        </w:rPr>
        <w:t>28</w:t>
      </w:r>
      <w:r w:rsidR="008A159B">
        <w:rPr>
          <w:noProof/>
        </w:rPr>
        <w:fldChar w:fldCharType="end"/>
      </w:r>
    </w:p>
    <w:p w14:paraId="387452C9"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2.3.1.</w:t>
      </w:r>
      <w:r>
        <w:rPr>
          <w:rFonts w:asciiTheme="minorHAnsi" w:eastAsiaTheme="minorEastAsia" w:hAnsiTheme="minorHAnsi"/>
          <w:i w:val="0"/>
          <w:noProof/>
          <w:sz w:val="22"/>
        </w:rPr>
        <w:tab/>
      </w:r>
      <w:r>
        <w:rPr>
          <w:noProof/>
        </w:rPr>
        <w:t>Description</w:t>
      </w:r>
      <w:r>
        <w:rPr>
          <w:noProof/>
        </w:rPr>
        <w:tab/>
      </w:r>
      <w:r w:rsidR="008A159B">
        <w:rPr>
          <w:noProof/>
        </w:rPr>
        <w:fldChar w:fldCharType="begin"/>
      </w:r>
      <w:r>
        <w:rPr>
          <w:noProof/>
        </w:rPr>
        <w:instrText xml:space="preserve"> PAGEREF _Toc354401863 \h </w:instrText>
      </w:r>
      <w:r w:rsidR="008A159B">
        <w:rPr>
          <w:noProof/>
        </w:rPr>
      </w:r>
      <w:r w:rsidR="008A159B">
        <w:rPr>
          <w:noProof/>
        </w:rPr>
        <w:fldChar w:fldCharType="separate"/>
      </w:r>
      <w:r w:rsidR="00902DEF">
        <w:rPr>
          <w:noProof/>
        </w:rPr>
        <w:t>28</w:t>
      </w:r>
      <w:r w:rsidR="008A159B">
        <w:rPr>
          <w:noProof/>
        </w:rPr>
        <w:fldChar w:fldCharType="end"/>
      </w:r>
    </w:p>
    <w:p w14:paraId="387452CA"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2.3.2.</w:t>
      </w:r>
      <w:r>
        <w:rPr>
          <w:rFonts w:asciiTheme="minorHAnsi" w:eastAsiaTheme="minorEastAsia" w:hAnsiTheme="minorHAnsi"/>
          <w:i w:val="0"/>
          <w:noProof/>
          <w:sz w:val="22"/>
        </w:rPr>
        <w:tab/>
      </w:r>
      <w:r>
        <w:rPr>
          <w:noProof/>
        </w:rPr>
        <w:t>Test Steps</w:t>
      </w:r>
      <w:r>
        <w:rPr>
          <w:noProof/>
        </w:rPr>
        <w:tab/>
      </w:r>
      <w:r w:rsidR="008A159B">
        <w:rPr>
          <w:noProof/>
        </w:rPr>
        <w:fldChar w:fldCharType="begin"/>
      </w:r>
      <w:r>
        <w:rPr>
          <w:noProof/>
        </w:rPr>
        <w:instrText xml:space="preserve"> PAGEREF _Toc354401864 \h </w:instrText>
      </w:r>
      <w:r w:rsidR="008A159B">
        <w:rPr>
          <w:noProof/>
        </w:rPr>
      </w:r>
      <w:r w:rsidR="008A159B">
        <w:rPr>
          <w:noProof/>
        </w:rPr>
        <w:fldChar w:fldCharType="separate"/>
      </w:r>
      <w:r w:rsidR="00902DEF">
        <w:rPr>
          <w:noProof/>
        </w:rPr>
        <w:t>28</w:t>
      </w:r>
      <w:r w:rsidR="008A159B">
        <w:rPr>
          <w:noProof/>
        </w:rPr>
        <w:fldChar w:fldCharType="end"/>
      </w:r>
    </w:p>
    <w:p w14:paraId="387452CB"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2.4.</w:t>
      </w:r>
      <w:r>
        <w:rPr>
          <w:rFonts w:asciiTheme="minorHAnsi" w:eastAsiaTheme="minorEastAsia" w:hAnsiTheme="minorHAnsi"/>
          <w:smallCaps w:val="0"/>
          <w:noProof/>
          <w:sz w:val="22"/>
        </w:rPr>
        <w:tab/>
      </w:r>
      <w:r>
        <w:rPr>
          <w:noProof/>
        </w:rPr>
        <w:t>Concurrent Truck Movement - Test Results</w:t>
      </w:r>
      <w:r>
        <w:rPr>
          <w:noProof/>
        </w:rPr>
        <w:tab/>
      </w:r>
      <w:r w:rsidR="008A159B">
        <w:rPr>
          <w:noProof/>
        </w:rPr>
        <w:fldChar w:fldCharType="begin"/>
      </w:r>
      <w:r>
        <w:rPr>
          <w:noProof/>
        </w:rPr>
        <w:instrText xml:space="preserve"> PAGEREF _Toc354401865 \h </w:instrText>
      </w:r>
      <w:r w:rsidR="008A159B">
        <w:rPr>
          <w:noProof/>
        </w:rPr>
      </w:r>
      <w:r w:rsidR="008A159B">
        <w:rPr>
          <w:noProof/>
        </w:rPr>
        <w:fldChar w:fldCharType="separate"/>
      </w:r>
      <w:r w:rsidR="00902DEF">
        <w:rPr>
          <w:noProof/>
        </w:rPr>
        <w:t>31</w:t>
      </w:r>
      <w:r w:rsidR="008A159B">
        <w:rPr>
          <w:noProof/>
        </w:rPr>
        <w:fldChar w:fldCharType="end"/>
      </w:r>
    </w:p>
    <w:p w14:paraId="387452CC"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2.4.1.</w:t>
      </w:r>
      <w:r>
        <w:rPr>
          <w:rFonts w:asciiTheme="minorHAnsi" w:eastAsiaTheme="minorEastAsia" w:hAnsiTheme="minorHAnsi"/>
          <w:i w:val="0"/>
          <w:noProof/>
          <w:sz w:val="22"/>
        </w:rPr>
        <w:tab/>
      </w:r>
      <w:r>
        <w:rPr>
          <w:noProof/>
        </w:rPr>
        <w:t>2514 Concurrent Moves Command-Response Message Statistics – Primary Arm</w:t>
      </w:r>
      <w:r>
        <w:rPr>
          <w:noProof/>
        </w:rPr>
        <w:tab/>
      </w:r>
      <w:r w:rsidR="008A159B">
        <w:rPr>
          <w:noProof/>
        </w:rPr>
        <w:fldChar w:fldCharType="begin"/>
      </w:r>
      <w:r>
        <w:rPr>
          <w:noProof/>
        </w:rPr>
        <w:instrText xml:space="preserve"> PAGEREF _Toc354401866 \h </w:instrText>
      </w:r>
      <w:r w:rsidR="008A159B">
        <w:rPr>
          <w:noProof/>
        </w:rPr>
      </w:r>
      <w:r w:rsidR="008A159B">
        <w:rPr>
          <w:noProof/>
        </w:rPr>
        <w:fldChar w:fldCharType="separate"/>
      </w:r>
      <w:r w:rsidR="00902DEF">
        <w:rPr>
          <w:noProof/>
        </w:rPr>
        <w:t>31</w:t>
      </w:r>
      <w:r w:rsidR="008A159B">
        <w:rPr>
          <w:noProof/>
        </w:rPr>
        <w:fldChar w:fldCharType="end"/>
      </w:r>
    </w:p>
    <w:p w14:paraId="387452CD"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2.4.2.</w:t>
      </w:r>
      <w:r>
        <w:rPr>
          <w:rFonts w:asciiTheme="minorHAnsi" w:eastAsiaTheme="minorEastAsia" w:hAnsiTheme="minorHAnsi"/>
          <w:i w:val="0"/>
          <w:noProof/>
          <w:sz w:val="22"/>
        </w:rPr>
        <w:tab/>
      </w:r>
      <w:r>
        <w:rPr>
          <w:noProof/>
        </w:rPr>
        <w:t>3514 Concurrent Moves Command-Response Message Statistics – Primary Arm (v</w:t>
      </w:r>
      <w:r w:rsidR="007F4A64">
        <w:rPr>
          <w:noProof/>
        </w:rPr>
        <w:t>2.1.21</w:t>
      </w:r>
      <w:r>
        <w:rPr>
          <w:noProof/>
        </w:rPr>
        <w:t>)</w:t>
      </w:r>
      <w:r>
        <w:rPr>
          <w:noProof/>
        </w:rPr>
        <w:tab/>
      </w:r>
      <w:r w:rsidR="008A159B">
        <w:rPr>
          <w:noProof/>
        </w:rPr>
        <w:fldChar w:fldCharType="begin"/>
      </w:r>
      <w:r>
        <w:rPr>
          <w:noProof/>
        </w:rPr>
        <w:instrText xml:space="preserve"> PAGEREF _Toc354401867 \h </w:instrText>
      </w:r>
      <w:r w:rsidR="008A159B">
        <w:rPr>
          <w:noProof/>
        </w:rPr>
      </w:r>
      <w:r w:rsidR="008A159B">
        <w:rPr>
          <w:noProof/>
        </w:rPr>
        <w:fldChar w:fldCharType="separate"/>
      </w:r>
      <w:r w:rsidR="00902DEF">
        <w:rPr>
          <w:noProof/>
        </w:rPr>
        <w:t>31</w:t>
      </w:r>
      <w:r w:rsidR="008A159B">
        <w:rPr>
          <w:noProof/>
        </w:rPr>
        <w:fldChar w:fldCharType="end"/>
      </w:r>
    </w:p>
    <w:p w14:paraId="387452CE"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2.4.3.</w:t>
      </w:r>
      <w:r>
        <w:rPr>
          <w:rFonts w:asciiTheme="minorHAnsi" w:eastAsiaTheme="minorEastAsia" w:hAnsiTheme="minorHAnsi"/>
          <w:i w:val="0"/>
          <w:noProof/>
          <w:sz w:val="22"/>
        </w:rPr>
        <w:tab/>
      </w:r>
      <w:r>
        <w:rPr>
          <w:noProof/>
        </w:rPr>
        <w:t>Concurrent Moves – 2514 vs. 3514 Command-Response Probability Density Plot Comparison – Primary Arm</w:t>
      </w:r>
      <w:r>
        <w:rPr>
          <w:noProof/>
        </w:rPr>
        <w:tab/>
      </w:r>
      <w:r w:rsidR="008A159B">
        <w:rPr>
          <w:noProof/>
        </w:rPr>
        <w:fldChar w:fldCharType="begin"/>
      </w:r>
      <w:r>
        <w:rPr>
          <w:noProof/>
        </w:rPr>
        <w:instrText xml:space="preserve"> PAGEREF _Toc354401868 \h </w:instrText>
      </w:r>
      <w:r w:rsidR="008A159B">
        <w:rPr>
          <w:noProof/>
        </w:rPr>
      </w:r>
      <w:r w:rsidR="008A159B">
        <w:rPr>
          <w:noProof/>
        </w:rPr>
        <w:fldChar w:fldCharType="separate"/>
      </w:r>
      <w:r w:rsidR="00902DEF">
        <w:rPr>
          <w:noProof/>
        </w:rPr>
        <w:t>32</w:t>
      </w:r>
      <w:r w:rsidR="008A159B">
        <w:rPr>
          <w:noProof/>
        </w:rPr>
        <w:fldChar w:fldCharType="end"/>
      </w:r>
    </w:p>
    <w:p w14:paraId="387452CF"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2.4.4.</w:t>
      </w:r>
      <w:r>
        <w:rPr>
          <w:rFonts w:asciiTheme="minorHAnsi" w:eastAsiaTheme="minorEastAsia" w:hAnsiTheme="minorHAnsi"/>
          <w:i w:val="0"/>
          <w:noProof/>
          <w:sz w:val="22"/>
        </w:rPr>
        <w:tab/>
      </w:r>
      <w:r>
        <w:rPr>
          <w:noProof/>
        </w:rPr>
        <w:t>Concurrent Moves – 2514 vs. 3514 Command-Response Plot Comparison – Primary Arm</w:t>
      </w:r>
      <w:r>
        <w:rPr>
          <w:noProof/>
        </w:rPr>
        <w:tab/>
      </w:r>
      <w:r w:rsidR="008A159B">
        <w:rPr>
          <w:noProof/>
        </w:rPr>
        <w:fldChar w:fldCharType="begin"/>
      </w:r>
      <w:r>
        <w:rPr>
          <w:noProof/>
        </w:rPr>
        <w:instrText xml:space="preserve"> PAGEREF _Toc354401869 \h </w:instrText>
      </w:r>
      <w:r w:rsidR="008A159B">
        <w:rPr>
          <w:noProof/>
        </w:rPr>
      </w:r>
      <w:r w:rsidR="008A159B">
        <w:rPr>
          <w:noProof/>
        </w:rPr>
        <w:fldChar w:fldCharType="separate"/>
      </w:r>
      <w:ins w:id="7" w:author="TWhyte1" w:date="2014-11-05T07:49:00Z">
        <w:r w:rsidR="00902DEF">
          <w:rPr>
            <w:noProof/>
          </w:rPr>
          <w:t>36</w:t>
        </w:r>
      </w:ins>
      <w:del w:id="8" w:author="TWhyte1" w:date="2014-11-05T07:49:00Z">
        <w:r w:rsidR="00E442E8" w:rsidDel="00902DEF">
          <w:rPr>
            <w:noProof/>
          </w:rPr>
          <w:delText>35</w:delText>
        </w:r>
      </w:del>
      <w:r w:rsidR="008A159B">
        <w:rPr>
          <w:noProof/>
        </w:rPr>
        <w:fldChar w:fldCharType="end"/>
      </w:r>
    </w:p>
    <w:p w14:paraId="387452D0"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2.4.5.</w:t>
      </w:r>
      <w:r>
        <w:rPr>
          <w:rFonts w:asciiTheme="minorHAnsi" w:eastAsiaTheme="minorEastAsia" w:hAnsiTheme="minorHAnsi"/>
          <w:i w:val="0"/>
          <w:noProof/>
          <w:sz w:val="22"/>
        </w:rPr>
        <w:tab/>
      </w:r>
      <w:r>
        <w:rPr>
          <w:noProof/>
        </w:rPr>
        <w:t>2514 Concurrent Moves Command-Response Message Statistics – Secondary Arm</w:t>
      </w:r>
      <w:r>
        <w:rPr>
          <w:noProof/>
        </w:rPr>
        <w:tab/>
      </w:r>
      <w:r w:rsidR="008A159B">
        <w:rPr>
          <w:noProof/>
        </w:rPr>
        <w:fldChar w:fldCharType="begin"/>
      </w:r>
      <w:r>
        <w:rPr>
          <w:noProof/>
        </w:rPr>
        <w:instrText xml:space="preserve"> PAGEREF _Toc354401870 \h </w:instrText>
      </w:r>
      <w:r w:rsidR="008A159B">
        <w:rPr>
          <w:noProof/>
        </w:rPr>
      </w:r>
      <w:r w:rsidR="008A159B">
        <w:rPr>
          <w:noProof/>
        </w:rPr>
        <w:fldChar w:fldCharType="separate"/>
      </w:r>
      <w:ins w:id="9" w:author="TWhyte1" w:date="2014-11-05T07:49:00Z">
        <w:r w:rsidR="00902DEF">
          <w:rPr>
            <w:noProof/>
          </w:rPr>
          <w:t>39</w:t>
        </w:r>
      </w:ins>
      <w:del w:id="10" w:author="TWhyte1" w:date="2014-11-05T07:49:00Z">
        <w:r w:rsidR="00E442E8" w:rsidDel="00902DEF">
          <w:rPr>
            <w:noProof/>
          </w:rPr>
          <w:delText>38</w:delText>
        </w:r>
      </w:del>
      <w:r w:rsidR="008A159B">
        <w:rPr>
          <w:noProof/>
        </w:rPr>
        <w:fldChar w:fldCharType="end"/>
      </w:r>
    </w:p>
    <w:p w14:paraId="387452D1"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2.4.6.</w:t>
      </w:r>
      <w:r>
        <w:rPr>
          <w:rFonts w:asciiTheme="minorHAnsi" w:eastAsiaTheme="minorEastAsia" w:hAnsiTheme="minorHAnsi"/>
          <w:i w:val="0"/>
          <w:noProof/>
          <w:sz w:val="22"/>
        </w:rPr>
        <w:tab/>
      </w:r>
      <w:r>
        <w:rPr>
          <w:noProof/>
        </w:rPr>
        <w:t>3514 Concurrent Moves Command-Response Message Statistics – Secondary Arm (v</w:t>
      </w:r>
      <w:r w:rsidR="007F4A64">
        <w:rPr>
          <w:noProof/>
        </w:rPr>
        <w:t>2.1.21</w:t>
      </w:r>
      <w:r>
        <w:rPr>
          <w:noProof/>
        </w:rPr>
        <w:t>)</w:t>
      </w:r>
      <w:r>
        <w:rPr>
          <w:noProof/>
        </w:rPr>
        <w:tab/>
      </w:r>
      <w:r w:rsidR="008A159B">
        <w:rPr>
          <w:noProof/>
        </w:rPr>
        <w:fldChar w:fldCharType="begin"/>
      </w:r>
      <w:r>
        <w:rPr>
          <w:noProof/>
        </w:rPr>
        <w:instrText xml:space="preserve"> PAGEREF _Toc354401871 \h </w:instrText>
      </w:r>
      <w:r w:rsidR="008A159B">
        <w:rPr>
          <w:noProof/>
        </w:rPr>
      </w:r>
      <w:r w:rsidR="008A159B">
        <w:rPr>
          <w:noProof/>
        </w:rPr>
        <w:fldChar w:fldCharType="separate"/>
      </w:r>
      <w:ins w:id="11" w:author="TWhyte1" w:date="2014-11-05T07:49:00Z">
        <w:r w:rsidR="00902DEF">
          <w:rPr>
            <w:noProof/>
          </w:rPr>
          <w:t>39</w:t>
        </w:r>
      </w:ins>
      <w:del w:id="12" w:author="TWhyte1" w:date="2014-11-05T07:49:00Z">
        <w:r w:rsidR="00E442E8" w:rsidDel="00902DEF">
          <w:rPr>
            <w:noProof/>
          </w:rPr>
          <w:delText>38</w:delText>
        </w:r>
      </w:del>
      <w:r w:rsidR="008A159B">
        <w:rPr>
          <w:noProof/>
        </w:rPr>
        <w:fldChar w:fldCharType="end"/>
      </w:r>
    </w:p>
    <w:p w14:paraId="387452D2"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2.4.7.</w:t>
      </w:r>
      <w:r>
        <w:rPr>
          <w:rFonts w:asciiTheme="minorHAnsi" w:eastAsiaTheme="minorEastAsia" w:hAnsiTheme="minorHAnsi"/>
          <w:i w:val="0"/>
          <w:noProof/>
          <w:sz w:val="22"/>
        </w:rPr>
        <w:tab/>
      </w:r>
      <w:r>
        <w:rPr>
          <w:noProof/>
        </w:rPr>
        <w:t>Concurrent Moves – 2514 vs. 3514 Command-Response Probability Density Comparison – Secondary Arm</w:t>
      </w:r>
      <w:r>
        <w:rPr>
          <w:noProof/>
        </w:rPr>
        <w:tab/>
      </w:r>
      <w:r w:rsidR="008A159B">
        <w:rPr>
          <w:noProof/>
        </w:rPr>
        <w:fldChar w:fldCharType="begin"/>
      </w:r>
      <w:r>
        <w:rPr>
          <w:noProof/>
        </w:rPr>
        <w:instrText xml:space="preserve"> PAGEREF _Toc354401872 \h </w:instrText>
      </w:r>
      <w:r w:rsidR="008A159B">
        <w:rPr>
          <w:noProof/>
        </w:rPr>
      </w:r>
      <w:r w:rsidR="008A159B">
        <w:rPr>
          <w:noProof/>
        </w:rPr>
        <w:fldChar w:fldCharType="separate"/>
      </w:r>
      <w:ins w:id="13" w:author="TWhyte1" w:date="2014-11-05T07:49:00Z">
        <w:r w:rsidR="00902DEF">
          <w:rPr>
            <w:noProof/>
          </w:rPr>
          <w:t>40</w:t>
        </w:r>
      </w:ins>
      <w:del w:id="14" w:author="TWhyte1" w:date="2014-11-05T07:49:00Z">
        <w:r w:rsidR="00E442E8" w:rsidDel="00902DEF">
          <w:rPr>
            <w:noProof/>
          </w:rPr>
          <w:delText>39</w:delText>
        </w:r>
      </w:del>
      <w:r w:rsidR="008A159B">
        <w:rPr>
          <w:noProof/>
        </w:rPr>
        <w:fldChar w:fldCharType="end"/>
      </w:r>
    </w:p>
    <w:p w14:paraId="387452D3"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2.4.8.</w:t>
      </w:r>
      <w:r>
        <w:rPr>
          <w:rFonts w:asciiTheme="minorHAnsi" w:eastAsiaTheme="minorEastAsia" w:hAnsiTheme="minorHAnsi"/>
          <w:i w:val="0"/>
          <w:noProof/>
          <w:sz w:val="22"/>
        </w:rPr>
        <w:tab/>
      </w:r>
      <w:r>
        <w:rPr>
          <w:noProof/>
        </w:rPr>
        <w:t>Concurrent Moves – 2514 vs. 3514 Command-Response Plot Comparison – Secondary Arm</w:t>
      </w:r>
      <w:r>
        <w:rPr>
          <w:noProof/>
        </w:rPr>
        <w:tab/>
      </w:r>
      <w:r w:rsidR="008A159B">
        <w:rPr>
          <w:noProof/>
        </w:rPr>
        <w:fldChar w:fldCharType="begin"/>
      </w:r>
      <w:r>
        <w:rPr>
          <w:noProof/>
        </w:rPr>
        <w:instrText xml:space="preserve"> PAGEREF _Toc354401873 \h </w:instrText>
      </w:r>
      <w:r w:rsidR="008A159B">
        <w:rPr>
          <w:noProof/>
        </w:rPr>
      </w:r>
      <w:r w:rsidR="008A159B">
        <w:rPr>
          <w:noProof/>
        </w:rPr>
        <w:fldChar w:fldCharType="separate"/>
      </w:r>
      <w:ins w:id="15" w:author="TWhyte1" w:date="2014-11-05T07:49:00Z">
        <w:r w:rsidR="00902DEF">
          <w:rPr>
            <w:noProof/>
          </w:rPr>
          <w:t>42</w:t>
        </w:r>
      </w:ins>
      <w:del w:id="16" w:author="TWhyte1" w:date="2014-11-05T07:49:00Z">
        <w:r w:rsidR="00E442E8" w:rsidDel="00902DEF">
          <w:rPr>
            <w:noProof/>
          </w:rPr>
          <w:delText>41</w:delText>
        </w:r>
      </w:del>
      <w:r w:rsidR="008A159B">
        <w:rPr>
          <w:noProof/>
        </w:rPr>
        <w:fldChar w:fldCharType="end"/>
      </w:r>
    </w:p>
    <w:p w14:paraId="387452D4"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lastRenderedPageBreak/>
        <w:t>2.4.9.</w:t>
      </w:r>
      <w:r>
        <w:rPr>
          <w:rFonts w:asciiTheme="minorHAnsi" w:eastAsiaTheme="minorEastAsia" w:hAnsiTheme="minorHAnsi"/>
          <w:i w:val="0"/>
          <w:noProof/>
          <w:sz w:val="22"/>
        </w:rPr>
        <w:tab/>
      </w:r>
      <w:r>
        <w:rPr>
          <w:noProof/>
        </w:rPr>
        <w:t>Concurrent Moves - Move Timeouts</w:t>
      </w:r>
      <w:r>
        <w:rPr>
          <w:noProof/>
        </w:rPr>
        <w:tab/>
      </w:r>
      <w:r w:rsidR="008A159B">
        <w:rPr>
          <w:noProof/>
        </w:rPr>
        <w:fldChar w:fldCharType="begin"/>
      </w:r>
      <w:r>
        <w:rPr>
          <w:noProof/>
        </w:rPr>
        <w:instrText xml:space="preserve"> PAGEREF _Toc354401874 \h </w:instrText>
      </w:r>
      <w:r w:rsidR="008A159B">
        <w:rPr>
          <w:noProof/>
        </w:rPr>
      </w:r>
      <w:r w:rsidR="008A159B">
        <w:rPr>
          <w:noProof/>
        </w:rPr>
        <w:fldChar w:fldCharType="separate"/>
      </w:r>
      <w:ins w:id="17" w:author="TWhyte1" w:date="2014-11-05T07:49:00Z">
        <w:r w:rsidR="00902DEF">
          <w:rPr>
            <w:noProof/>
          </w:rPr>
          <w:t>44</w:t>
        </w:r>
      </w:ins>
      <w:del w:id="18" w:author="TWhyte1" w:date="2014-11-05T07:49:00Z">
        <w:r w:rsidR="00E442E8" w:rsidDel="00902DEF">
          <w:rPr>
            <w:noProof/>
          </w:rPr>
          <w:delText>43</w:delText>
        </w:r>
      </w:del>
      <w:r w:rsidR="008A159B">
        <w:rPr>
          <w:noProof/>
        </w:rPr>
        <w:fldChar w:fldCharType="end"/>
      </w:r>
    </w:p>
    <w:p w14:paraId="387452D5"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2.5.</w:t>
      </w:r>
      <w:r>
        <w:rPr>
          <w:rFonts w:asciiTheme="minorHAnsi" w:eastAsiaTheme="minorEastAsia" w:hAnsiTheme="minorHAnsi"/>
          <w:smallCaps w:val="0"/>
          <w:noProof/>
          <w:sz w:val="22"/>
        </w:rPr>
        <w:tab/>
      </w:r>
      <w:r>
        <w:rPr>
          <w:noProof/>
        </w:rPr>
        <w:t>SalesShow_All_SaHa Movement Test</w:t>
      </w:r>
      <w:r>
        <w:rPr>
          <w:noProof/>
        </w:rPr>
        <w:tab/>
      </w:r>
      <w:r w:rsidR="008A159B">
        <w:rPr>
          <w:noProof/>
        </w:rPr>
        <w:fldChar w:fldCharType="begin"/>
      </w:r>
      <w:r>
        <w:rPr>
          <w:noProof/>
        </w:rPr>
        <w:instrText xml:space="preserve"> PAGEREF _Toc354401875 \h </w:instrText>
      </w:r>
      <w:r w:rsidR="008A159B">
        <w:rPr>
          <w:noProof/>
        </w:rPr>
      </w:r>
      <w:r w:rsidR="008A159B">
        <w:rPr>
          <w:noProof/>
        </w:rPr>
        <w:fldChar w:fldCharType="separate"/>
      </w:r>
      <w:ins w:id="19" w:author="TWhyte1" w:date="2014-11-05T07:49:00Z">
        <w:r w:rsidR="00902DEF">
          <w:rPr>
            <w:noProof/>
          </w:rPr>
          <w:t>45</w:t>
        </w:r>
      </w:ins>
      <w:del w:id="20" w:author="TWhyte1" w:date="2014-11-05T07:49:00Z">
        <w:r w:rsidR="00E442E8" w:rsidDel="00902DEF">
          <w:rPr>
            <w:noProof/>
          </w:rPr>
          <w:delText>44</w:delText>
        </w:r>
      </w:del>
      <w:r w:rsidR="008A159B">
        <w:rPr>
          <w:noProof/>
        </w:rPr>
        <w:fldChar w:fldCharType="end"/>
      </w:r>
    </w:p>
    <w:p w14:paraId="387452D6"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2.5.1.</w:t>
      </w:r>
      <w:r>
        <w:rPr>
          <w:rFonts w:asciiTheme="minorHAnsi" w:eastAsiaTheme="minorEastAsia" w:hAnsiTheme="minorHAnsi"/>
          <w:i w:val="0"/>
          <w:noProof/>
          <w:sz w:val="22"/>
        </w:rPr>
        <w:tab/>
      </w:r>
      <w:r>
        <w:rPr>
          <w:noProof/>
        </w:rPr>
        <w:t>Description</w:t>
      </w:r>
      <w:r>
        <w:rPr>
          <w:noProof/>
        </w:rPr>
        <w:tab/>
      </w:r>
      <w:r w:rsidR="008A159B">
        <w:rPr>
          <w:noProof/>
        </w:rPr>
        <w:fldChar w:fldCharType="begin"/>
      </w:r>
      <w:r>
        <w:rPr>
          <w:noProof/>
        </w:rPr>
        <w:instrText xml:space="preserve"> PAGEREF _Toc354401876 \h </w:instrText>
      </w:r>
      <w:r w:rsidR="008A159B">
        <w:rPr>
          <w:noProof/>
        </w:rPr>
      </w:r>
      <w:r w:rsidR="008A159B">
        <w:rPr>
          <w:noProof/>
        </w:rPr>
        <w:fldChar w:fldCharType="separate"/>
      </w:r>
      <w:ins w:id="21" w:author="TWhyte1" w:date="2014-11-05T07:49:00Z">
        <w:r w:rsidR="00902DEF">
          <w:rPr>
            <w:noProof/>
          </w:rPr>
          <w:t>45</w:t>
        </w:r>
      </w:ins>
      <w:del w:id="22" w:author="TWhyte1" w:date="2014-11-05T07:49:00Z">
        <w:r w:rsidR="00E442E8" w:rsidDel="00902DEF">
          <w:rPr>
            <w:noProof/>
          </w:rPr>
          <w:delText>44</w:delText>
        </w:r>
      </w:del>
      <w:r w:rsidR="008A159B">
        <w:rPr>
          <w:noProof/>
        </w:rPr>
        <w:fldChar w:fldCharType="end"/>
      </w:r>
    </w:p>
    <w:p w14:paraId="387452D7"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2.5.2.</w:t>
      </w:r>
      <w:r>
        <w:rPr>
          <w:rFonts w:asciiTheme="minorHAnsi" w:eastAsiaTheme="minorEastAsia" w:hAnsiTheme="minorHAnsi"/>
          <w:i w:val="0"/>
          <w:noProof/>
          <w:sz w:val="22"/>
        </w:rPr>
        <w:tab/>
      </w:r>
      <w:r>
        <w:rPr>
          <w:noProof/>
        </w:rPr>
        <w:t>Test Steps</w:t>
      </w:r>
      <w:r>
        <w:rPr>
          <w:noProof/>
        </w:rPr>
        <w:tab/>
      </w:r>
      <w:r w:rsidR="008A159B">
        <w:rPr>
          <w:noProof/>
        </w:rPr>
        <w:fldChar w:fldCharType="begin"/>
      </w:r>
      <w:r>
        <w:rPr>
          <w:noProof/>
        </w:rPr>
        <w:instrText xml:space="preserve"> PAGEREF _Toc354401877 \h </w:instrText>
      </w:r>
      <w:r w:rsidR="008A159B">
        <w:rPr>
          <w:noProof/>
        </w:rPr>
      </w:r>
      <w:r w:rsidR="008A159B">
        <w:rPr>
          <w:noProof/>
        </w:rPr>
        <w:fldChar w:fldCharType="separate"/>
      </w:r>
      <w:ins w:id="23" w:author="TWhyte1" w:date="2014-11-05T07:49:00Z">
        <w:r w:rsidR="00902DEF">
          <w:rPr>
            <w:noProof/>
          </w:rPr>
          <w:t>46</w:t>
        </w:r>
      </w:ins>
      <w:del w:id="24" w:author="TWhyte1" w:date="2014-11-05T07:49:00Z">
        <w:r w:rsidR="00E442E8" w:rsidDel="00902DEF">
          <w:rPr>
            <w:noProof/>
          </w:rPr>
          <w:delText>45</w:delText>
        </w:r>
      </w:del>
      <w:r w:rsidR="008A159B">
        <w:rPr>
          <w:noProof/>
        </w:rPr>
        <w:fldChar w:fldCharType="end"/>
      </w:r>
    </w:p>
    <w:p w14:paraId="387452D8"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2.6.</w:t>
      </w:r>
      <w:r>
        <w:rPr>
          <w:rFonts w:asciiTheme="minorHAnsi" w:eastAsiaTheme="minorEastAsia" w:hAnsiTheme="minorHAnsi"/>
          <w:smallCaps w:val="0"/>
          <w:noProof/>
          <w:sz w:val="22"/>
        </w:rPr>
        <w:tab/>
      </w:r>
      <w:r>
        <w:rPr>
          <w:noProof/>
        </w:rPr>
        <w:t>SalesShow_All_SaHa Movement - Test Results</w:t>
      </w:r>
      <w:r>
        <w:rPr>
          <w:noProof/>
        </w:rPr>
        <w:tab/>
      </w:r>
      <w:r w:rsidR="008A159B">
        <w:rPr>
          <w:noProof/>
        </w:rPr>
        <w:fldChar w:fldCharType="begin"/>
      </w:r>
      <w:r>
        <w:rPr>
          <w:noProof/>
        </w:rPr>
        <w:instrText xml:space="preserve"> PAGEREF _Toc354401878 \h </w:instrText>
      </w:r>
      <w:r w:rsidR="008A159B">
        <w:rPr>
          <w:noProof/>
        </w:rPr>
      </w:r>
      <w:r w:rsidR="008A159B">
        <w:rPr>
          <w:noProof/>
        </w:rPr>
        <w:fldChar w:fldCharType="separate"/>
      </w:r>
      <w:ins w:id="25" w:author="TWhyte1" w:date="2014-11-05T07:49:00Z">
        <w:r w:rsidR="00902DEF">
          <w:rPr>
            <w:noProof/>
          </w:rPr>
          <w:t>50</w:t>
        </w:r>
      </w:ins>
      <w:del w:id="26" w:author="TWhyte1" w:date="2014-11-05T07:49:00Z">
        <w:r w:rsidR="00E442E8" w:rsidDel="00902DEF">
          <w:rPr>
            <w:noProof/>
          </w:rPr>
          <w:delText>49</w:delText>
        </w:r>
      </w:del>
      <w:r w:rsidR="008A159B">
        <w:rPr>
          <w:noProof/>
        </w:rPr>
        <w:fldChar w:fldCharType="end"/>
      </w:r>
    </w:p>
    <w:p w14:paraId="387452D9"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2.6.1.</w:t>
      </w:r>
      <w:r>
        <w:rPr>
          <w:rFonts w:asciiTheme="minorHAnsi" w:eastAsiaTheme="minorEastAsia" w:hAnsiTheme="minorHAnsi"/>
          <w:i w:val="0"/>
          <w:noProof/>
          <w:sz w:val="22"/>
        </w:rPr>
        <w:tab/>
      </w:r>
      <w:r>
        <w:rPr>
          <w:noProof/>
        </w:rPr>
        <w:t>SalesShow_All_SaHa – 2514 Message Statistics - Primary Arm</w:t>
      </w:r>
      <w:r>
        <w:rPr>
          <w:noProof/>
        </w:rPr>
        <w:tab/>
      </w:r>
      <w:r w:rsidR="008A159B">
        <w:rPr>
          <w:noProof/>
        </w:rPr>
        <w:fldChar w:fldCharType="begin"/>
      </w:r>
      <w:r>
        <w:rPr>
          <w:noProof/>
        </w:rPr>
        <w:instrText xml:space="preserve"> PAGEREF _Toc354401879 \h </w:instrText>
      </w:r>
      <w:r w:rsidR="008A159B">
        <w:rPr>
          <w:noProof/>
        </w:rPr>
      </w:r>
      <w:r w:rsidR="008A159B">
        <w:rPr>
          <w:noProof/>
        </w:rPr>
        <w:fldChar w:fldCharType="separate"/>
      </w:r>
      <w:ins w:id="27" w:author="TWhyte1" w:date="2014-11-05T07:49:00Z">
        <w:r w:rsidR="00902DEF">
          <w:rPr>
            <w:noProof/>
          </w:rPr>
          <w:t>50</w:t>
        </w:r>
      </w:ins>
      <w:del w:id="28" w:author="TWhyte1" w:date="2014-11-05T07:49:00Z">
        <w:r w:rsidR="00E442E8" w:rsidDel="00902DEF">
          <w:rPr>
            <w:noProof/>
          </w:rPr>
          <w:delText>49</w:delText>
        </w:r>
      </w:del>
      <w:r w:rsidR="008A159B">
        <w:rPr>
          <w:noProof/>
        </w:rPr>
        <w:fldChar w:fldCharType="end"/>
      </w:r>
    </w:p>
    <w:p w14:paraId="387452DA"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2.6.2.</w:t>
      </w:r>
      <w:r>
        <w:rPr>
          <w:rFonts w:asciiTheme="minorHAnsi" w:eastAsiaTheme="minorEastAsia" w:hAnsiTheme="minorHAnsi"/>
          <w:i w:val="0"/>
          <w:noProof/>
          <w:sz w:val="22"/>
        </w:rPr>
        <w:tab/>
      </w:r>
      <w:r>
        <w:rPr>
          <w:noProof/>
        </w:rPr>
        <w:t>SalesShow_ All_Saha – 3514 Message Statistics - Primary Arm</w:t>
      </w:r>
      <w:r>
        <w:rPr>
          <w:noProof/>
        </w:rPr>
        <w:tab/>
      </w:r>
      <w:r w:rsidR="008A159B">
        <w:rPr>
          <w:noProof/>
        </w:rPr>
        <w:fldChar w:fldCharType="begin"/>
      </w:r>
      <w:r>
        <w:rPr>
          <w:noProof/>
        </w:rPr>
        <w:instrText xml:space="preserve"> PAGEREF _Toc354401880 \h </w:instrText>
      </w:r>
      <w:r w:rsidR="008A159B">
        <w:rPr>
          <w:noProof/>
        </w:rPr>
      </w:r>
      <w:r w:rsidR="008A159B">
        <w:rPr>
          <w:noProof/>
        </w:rPr>
        <w:fldChar w:fldCharType="separate"/>
      </w:r>
      <w:ins w:id="29" w:author="TWhyte1" w:date="2014-11-05T07:49:00Z">
        <w:r w:rsidR="00902DEF">
          <w:rPr>
            <w:noProof/>
          </w:rPr>
          <w:t>51</w:t>
        </w:r>
      </w:ins>
      <w:del w:id="30" w:author="TWhyte1" w:date="2014-11-05T07:49:00Z">
        <w:r w:rsidR="00E442E8" w:rsidDel="00902DEF">
          <w:rPr>
            <w:noProof/>
          </w:rPr>
          <w:delText>50</w:delText>
        </w:r>
      </w:del>
      <w:r w:rsidR="008A159B">
        <w:rPr>
          <w:noProof/>
        </w:rPr>
        <w:fldChar w:fldCharType="end"/>
      </w:r>
    </w:p>
    <w:p w14:paraId="387452DB"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2.6.3.</w:t>
      </w:r>
      <w:r>
        <w:rPr>
          <w:rFonts w:asciiTheme="minorHAnsi" w:eastAsiaTheme="minorEastAsia" w:hAnsiTheme="minorHAnsi"/>
          <w:i w:val="0"/>
          <w:noProof/>
          <w:sz w:val="22"/>
        </w:rPr>
        <w:tab/>
      </w:r>
      <w:r>
        <w:rPr>
          <w:noProof/>
        </w:rPr>
        <w:t>SalesShow_All_SaHa – 2514 vs. 3514 Command-Response Probability Density Plot Comparison – Primary Arm</w:t>
      </w:r>
      <w:r>
        <w:rPr>
          <w:noProof/>
        </w:rPr>
        <w:tab/>
      </w:r>
      <w:r w:rsidR="008A159B">
        <w:rPr>
          <w:noProof/>
        </w:rPr>
        <w:fldChar w:fldCharType="begin"/>
      </w:r>
      <w:r>
        <w:rPr>
          <w:noProof/>
        </w:rPr>
        <w:instrText xml:space="preserve"> PAGEREF _Toc354401881 \h </w:instrText>
      </w:r>
      <w:r w:rsidR="008A159B">
        <w:rPr>
          <w:noProof/>
        </w:rPr>
      </w:r>
      <w:r w:rsidR="008A159B">
        <w:rPr>
          <w:noProof/>
        </w:rPr>
        <w:fldChar w:fldCharType="separate"/>
      </w:r>
      <w:ins w:id="31" w:author="TWhyte1" w:date="2014-11-05T07:49:00Z">
        <w:r w:rsidR="00902DEF">
          <w:rPr>
            <w:noProof/>
          </w:rPr>
          <w:t>52</w:t>
        </w:r>
      </w:ins>
      <w:del w:id="32" w:author="TWhyte1" w:date="2014-11-05T07:49:00Z">
        <w:r w:rsidR="00E442E8" w:rsidDel="00902DEF">
          <w:rPr>
            <w:noProof/>
          </w:rPr>
          <w:delText>51</w:delText>
        </w:r>
      </w:del>
      <w:r w:rsidR="008A159B">
        <w:rPr>
          <w:noProof/>
        </w:rPr>
        <w:fldChar w:fldCharType="end"/>
      </w:r>
    </w:p>
    <w:p w14:paraId="387452DC"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2.6.4.</w:t>
      </w:r>
      <w:r>
        <w:rPr>
          <w:rFonts w:asciiTheme="minorHAnsi" w:eastAsiaTheme="minorEastAsia" w:hAnsiTheme="minorHAnsi"/>
          <w:i w:val="0"/>
          <w:noProof/>
          <w:sz w:val="22"/>
        </w:rPr>
        <w:tab/>
      </w:r>
      <w:r>
        <w:rPr>
          <w:noProof/>
        </w:rPr>
        <w:t>SalesShow_All_SaHa – 2514 vs. 3514 Command-Response Plot Comparisons – Primary Arm</w:t>
      </w:r>
      <w:r>
        <w:rPr>
          <w:noProof/>
        </w:rPr>
        <w:tab/>
      </w:r>
      <w:r w:rsidR="008A159B">
        <w:rPr>
          <w:noProof/>
        </w:rPr>
        <w:fldChar w:fldCharType="begin"/>
      </w:r>
      <w:r>
        <w:rPr>
          <w:noProof/>
        </w:rPr>
        <w:instrText xml:space="preserve"> PAGEREF _Toc354401882 \h </w:instrText>
      </w:r>
      <w:r w:rsidR="008A159B">
        <w:rPr>
          <w:noProof/>
        </w:rPr>
      </w:r>
      <w:r w:rsidR="008A159B">
        <w:rPr>
          <w:noProof/>
        </w:rPr>
        <w:fldChar w:fldCharType="separate"/>
      </w:r>
      <w:ins w:id="33" w:author="TWhyte1" w:date="2014-11-05T07:49:00Z">
        <w:r w:rsidR="00902DEF">
          <w:rPr>
            <w:noProof/>
          </w:rPr>
          <w:t>63</w:t>
        </w:r>
      </w:ins>
      <w:del w:id="34" w:author="TWhyte1" w:date="2014-11-05T07:49:00Z">
        <w:r w:rsidR="00E442E8" w:rsidDel="00902DEF">
          <w:rPr>
            <w:noProof/>
          </w:rPr>
          <w:delText>62</w:delText>
        </w:r>
      </w:del>
      <w:r w:rsidR="008A159B">
        <w:rPr>
          <w:noProof/>
        </w:rPr>
        <w:fldChar w:fldCharType="end"/>
      </w:r>
    </w:p>
    <w:p w14:paraId="387452DD"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2.6.5.</w:t>
      </w:r>
      <w:r>
        <w:rPr>
          <w:rFonts w:asciiTheme="minorHAnsi" w:eastAsiaTheme="minorEastAsia" w:hAnsiTheme="minorHAnsi"/>
          <w:i w:val="0"/>
          <w:noProof/>
          <w:sz w:val="22"/>
        </w:rPr>
        <w:tab/>
      </w:r>
      <w:r>
        <w:rPr>
          <w:noProof/>
        </w:rPr>
        <w:t>SalesShow_ All_SaHa - 2514 Command-Response Message Statistics - Secondary Arm</w:t>
      </w:r>
      <w:r>
        <w:rPr>
          <w:noProof/>
        </w:rPr>
        <w:tab/>
      </w:r>
      <w:r w:rsidR="008A159B">
        <w:rPr>
          <w:noProof/>
        </w:rPr>
        <w:fldChar w:fldCharType="begin"/>
      </w:r>
      <w:r>
        <w:rPr>
          <w:noProof/>
        </w:rPr>
        <w:instrText xml:space="preserve"> PAGEREF _Toc354401883 \h </w:instrText>
      </w:r>
      <w:r w:rsidR="008A159B">
        <w:rPr>
          <w:noProof/>
        </w:rPr>
      </w:r>
      <w:r w:rsidR="008A159B">
        <w:rPr>
          <w:noProof/>
        </w:rPr>
        <w:fldChar w:fldCharType="separate"/>
      </w:r>
      <w:ins w:id="35" w:author="TWhyte1" w:date="2014-11-05T07:49:00Z">
        <w:r w:rsidR="00902DEF">
          <w:rPr>
            <w:noProof/>
          </w:rPr>
          <w:t>69</w:t>
        </w:r>
      </w:ins>
      <w:del w:id="36" w:author="TWhyte1" w:date="2014-11-05T07:49:00Z">
        <w:r w:rsidR="00E442E8" w:rsidDel="00902DEF">
          <w:rPr>
            <w:noProof/>
          </w:rPr>
          <w:delText>68</w:delText>
        </w:r>
      </w:del>
      <w:r w:rsidR="008A159B">
        <w:rPr>
          <w:noProof/>
        </w:rPr>
        <w:fldChar w:fldCharType="end"/>
      </w:r>
    </w:p>
    <w:p w14:paraId="387452DE"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2.6.6.</w:t>
      </w:r>
      <w:r>
        <w:rPr>
          <w:rFonts w:asciiTheme="minorHAnsi" w:eastAsiaTheme="minorEastAsia" w:hAnsiTheme="minorHAnsi"/>
          <w:i w:val="0"/>
          <w:noProof/>
          <w:sz w:val="22"/>
        </w:rPr>
        <w:tab/>
      </w:r>
      <w:r>
        <w:rPr>
          <w:noProof/>
        </w:rPr>
        <w:t>SalesShow_All_SaHa - 3514 Command-Response Message Statistics - Secondary Arm</w:t>
      </w:r>
      <w:r>
        <w:rPr>
          <w:noProof/>
        </w:rPr>
        <w:tab/>
      </w:r>
      <w:r w:rsidR="008A159B">
        <w:rPr>
          <w:noProof/>
        </w:rPr>
        <w:fldChar w:fldCharType="begin"/>
      </w:r>
      <w:r>
        <w:rPr>
          <w:noProof/>
        </w:rPr>
        <w:instrText xml:space="preserve"> PAGEREF _Toc354401884 \h </w:instrText>
      </w:r>
      <w:r w:rsidR="008A159B">
        <w:rPr>
          <w:noProof/>
        </w:rPr>
      </w:r>
      <w:r w:rsidR="008A159B">
        <w:rPr>
          <w:noProof/>
        </w:rPr>
        <w:fldChar w:fldCharType="separate"/>
      </w:r>
      <w:ins w:id="37" w:author="TWhyte1" w:date="2014-11-05T07:49:00Z">
        <w:r w:rsidR="00902DEF">
          <w:rPr>
            <w:noProof/>
          </w:rPr>
          <w:t>70</w:t>
        </w:r>
      </w:ins>
      <w:del w:id="38" w:author="TWhyte1" w:date="2014-11-05T07:49:00Z">
        <w:r w:rsidR="00E442E8" w:rsidDel="00902DEF">
          <w:rPr>
            <w:noProof/>
          </w:rPr>
          <w:delText>69</w:delText>
        </w:r>
      </w:del>
      <w:r w:rsidR="008A159B">
        <w:rPr>
          <w:noProof/>
        </w:rPr>
        <w:fldChar w:fldCharType="end"/>
      </w:r>
    </w:p>
    <w:p w14:paraId="387452DF"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2.6.7.</w:t>
      </w:r>
      <w:r>
        <w:rPr>
          <w:rFonts w:asciiTheme="minorHAnsi" w:eastAsiaTheme="minorEastAsia" w:hAnsiTheme="minorHAnsi"/>
          <w:i w:val="0"/>
          <w:noProof/>
          <w:sz w:val="22"/>
        </w:rPr>
        <w:tab/>
      </w:r>
      <w:r>
        <w:rPr>
          <w:noProof/>
        </w:rPr>
        <w:t>SalesShow_All_SaHa – 2514 To 3514 Command-Response Probability Density Plot Comparisons – Secondary Arm</w:t>
      </w:r>
      <w:r>
        <w:rPr>
          <w:noProof/>
        </w:rPr>
        <w:tab/>
      </w:r>
      <w:r w:rsidR="008A159B">
        <w:rPr>
          <w:noProof/>
        </w:rPr>
        <w:fldChar w:fldCharType="begin"/>
      </w:r>
      <w:r>
        <w:rPr>
          <w:noProof/>
        </w:rPr>
        <w:instrText xml:space="preserve"> PAGEREF _Toc354401885 \h </w:instrText>
      </w:r>
      <w:r w:rsidR="008A159B">
        <w:rPr>
          <w:noProof/>
        </w:rPr>
      </w:r>
      <w:r w:rsidR="008A159B">
        <w:rPr>
          <w:noProof/>
        </w:rPr>
        <w:fldChar w:fldCharType="separate"/>
      </w:r>
      <w:ins w:id="39" w:author="TWhyte1" w:date="2014-11-05T07:49:00Z">
        <w:r w:rsidR="00902DEF">
          <w:rPr>
            <w:noProof/>
          </w:rPr>
          <w:t>72</w:t>
        </w:r>
      </w:ins>
      <w:del w:id="40" w:author="TWhyte1" w:date="2014-11-05T07:49:00Z">
        <w:r w:rsidR="00E442E8" w:rsidDel="00902DEF">
          <w:rPr>
            <w:noProof/>
          </w:rPr>
          <w:delText>71</w:delText>
        </w:r>
      </w:del>
      <w:r w:rsidR="008A159B">
        <w:rPr>
          <w:noProof/>
        </w:rPr>
        <w:fldChar w:fldCharType="end"/>
      </w:r>
    </w:p>
    <w:p w14:paraId="387452E0" w14:textId="77777777" w:rsidR="00BA0607" w:rsidRDefault="00BA0607">
      <w:pPr>
        <w:pStyle w:val="TOC3"/>
        <w:tabs>
          <w:tab w:val="left" w:pos="1200"/>
          <w:tab w:val="right" w:leader="dot" w:pos="9350"/>
        </w:tabs>
        <w:rPr>
          <w:rFonts w:asciiTheme="minorHAnsi" w:eastAsiaTheme="minorEastAsia" w:hAnsiTheme="minorHAnsi"/>
          <w:i w:val="0"/>
          <w:noProof/>
          <w:sz w:val="22"/>
        </w:rPr>
      </w:pPr>
      <w:r>
        <w:rPr>
          <w:noProof/>
        </w:rPr>
        <w:t>2.6.8.</w:t>
      </w:r>
      <w:r>
        <w:rPr>
          <w:rFonts w:asciiTheme="minorHAnsi" w:eastAsiaTheme="minorEastAsia" w:hAnsiTheme="minorHAnsi"/>
          <w:i w:val="0"/>
          <w:noProof/>
          <w:sz w:val="22"/>
        </w:rPr>
        <w:tab/>
      </w:r>
      <w:r>
        <w:rPr>
          <w:noProof/>
        </w:rPr>
        <w:t>SalesShow_All_SaHa – 2514 To 3514 Command-Response Plot Comparisons – Secondary Arm</w:t>
      </w:r>
      <w:r>
        <w:rPr>
          <w:noProof/>
        </w:rPr>
        <w:tab/>
      </w:r>
      <w:r w:rsidR="008A159B">
        <w:rPr>
          <w:noProof/>
        </w:rPr>
        <w:fldChar w:fldCharType="begin"/>
      </w:r>
      <w:r>
        <w:rPr>
          <w:noProof/>
        </w:rPr>
        <w:instrText xml:space="preserve"> PAGEREF _Toc354401886 \h </w:instrText>
      </w:r>
      <w:r w:rsidR="008A159B">
        <w:rPr>
          <w:noProof/>
        </w:rPr>
      </w:r>
      <w:r w:rsidR="008A159B">
        <w:rPr>
          <w:noProof/>
        </w:rPr>
        <w:fldChar w:fldCharType="separate"/>
      </w:r>
      <w:ins w:id="41" w:author="TWhyte1" w:date="2014-11-05T07:49:00Z">
        <w:r w:rsidR="00902DEF">
          <w:rPr>
            <w:noProof/>
          </w:rPr>
          <w:t>92</w:t>
        </w:r>
      </w:ins>
      <w:del w:id="42" w:author="TWhyte1" w:date="2014-11-05T07:49:00Z">
        <w:r w:rsidR="00E442E8" w:rsidDel="00902DEF">
          <w:rPr>
            <w:noProof/>
          </w:rPr>
          <w:delText>91</w:delText>
        </w:r>
      </w:del>
      <w:r w:rsidR="008A159B">
        <w:rPr>
          <w:noProof/>
        </w:rPr>
        <w:fldChar w:fldCharType="end"/>
      </w:r>
    </w:p>
    <w:p w14:paraId="387452E1" w14:textId="77777777" w:rsidR="00BA0607" w:rsidRDefault="00BA0607">
      <w:pPr>
        <w:pStyle w:val="TOC1"/>
        <w:tabs>
          <w:tab w:val="left" w:pos="480"/>
          <w:tab w:val="right" w:leader="dot" w:pos="9350"/>
        </w:tabs>
        <w:rPr>
          <w:rFonts w:asciiTheme="minorHAnsi" w:eastAsiaTheme="minorEastAsia" w:hAnsiTheme="minorHAnsi"/>
          <w:b w:val="0"/>
          <w:caps w:val="0"/>
          <w:noProof/>
          <w:sz w:val="22"/>
        </w:rPr>
      </w:pPr>
      <w:r>
        <w:rPr>
          <w:noProof/>
        </w:rPr>
        <w:t>3.</w:t>
      </w:r>
      <w:r>
        <w:rPr>
          <w:rFonts w:asciiTheme="minorHAnsi" w:eastAsiaTheme="minorEastAsia" w:hAnsiTheme="minorHAnsi"/>
          <w:b w:val="0"/>
          <w:caps w:val="0"/>
          <w:noProof/>
          <w:sz w:val="22"/>
        </w:rPr>
        <w:tab/>
      </w:r>
      <w:r>
        <w:rPr>
          <w:noProof/>
        </w:rPr>
        <w:t>MEASUREMENT ENVIRONMENTS</w:t>
      </w:r>
      <w:r>
        <w:rPr>
          <w:noProof/>
        </w:rPr>
        <w:tab/>
      </w:r>
      <w:r w:rsidR="008A159B">
        <w:rPr>
          <w:noProof/>
        </w:rPr>
        <w:fldChar w:fldCharType="begin"/>
      </w:r>
      <w:r>
        <w:rPr>
          <w:noProof/>
        </w:rPr>
        <w:instrText xml:space="preserve"> PAGEREF _Toc354401887 \h </w:instrText>
      </w:r>
      <w:r w:rsidR="008A159B">
        <w:rPr>
          <w:noProof/>
        </w:rPr>
      </w:r>
      <w:r w:rsidR="008A159B">
        <w:rPr>
          <w:noProof/>
        </w:rPr>
        <w:fldChar w:fldCharType="separate"/>
      </w:r>
      <w:ins w:id="43" w:author="TWhyte1" w:date="2014-11-05T07:49:00Z">
        <w:r w:rsidR="00902DEF">
          <w:rPr>
            <w:noProof/>
          </w:rPr>
          <w:t>101</w:t>
        </w:r>
      </w:ins>
      <w:del w:id="44" w:author="TWhyte1" w:date="2014-11-05T07:49:00Z">
        <w:r w:rsidR="00E442E8" w:rsidDel="00902DEF">
          <w:rPr>
            <w:noProof/>
          </w:rPr>
          <w:delText>100</w:delText>
        </w:r>
      </w:del>
      <w:r w:rsidR="008A159B">
        <w:rPr>
          <w:noProof/>
        </w:rPr>
        <w:fldChar w:fldCharType="end"/>
      </w:r>
    </w:p>
    <w:p w14:paraId="387452E2" w14:textId="77777777" w:rsidR="00BA0607" w:rsidRDefault="00BA0607">
      <w:pPr>
        <w:pStyle w:val="TOC1"/>
        <w:tabs>
          <w:tab w:val="left" w:pos="480"/>
          <w:tab w:val="right" w:leader="dot" w:pos="9350"/>
        </w:tabs>
        <w:rPr>
          <w:rFonts w:asciiTheme="minorHAnsi" w:eastAsiaTheme="minorEastAsia" w:hAnsiTheme="minorHAnsi"/>
          <w:b w:val="0"/>
          <w:caps w:val="0"/>
          <w:noProof/>
          <w:sz w:val="22"/>
        </w:rPr>
      </w:pPr>
      <w:r>
        <w:rPr>
          <w:noProof/>
        </w:rPr>
        <w:t>4.</w:t>
      </w:r>
      <w:r>
        <w:rPr>
          <w:rFonts w:asciiTheme="minorHAnsi" w:eastAsiaTheme="minorEastAsia" w:hAnsiTheme="minorHAnsi"/>
          <w:b w:val="0"/>
          <w:caps w:val="0"/>
          <w:noProof/>
          <w:sz w:val="22"/>
        </w:rPr>
        <w:tab/>
      </w:r>
      <w:r>
        <w:rPr>
          <w:noProof/>
        </w:rPr>
        <w:t>CONCLUSIONS</w:t>
      </w:r>
      <w:r>
        <w:rPr>
          <w:noProof/>
        </w:rPr>
        <w:tab/>
      </w:r>
      <w:r w:rsidR="008A159B">
        <w:rPr>
          <w:noProof/>
        </w:rPr>
        <w:fldChar w:fldCharType="begin"/>
      </w:r>
      <w:r>
        <w:rPr>
          <w:noProof/>
        </w:rPr>
        <w:instrText xml:space="preserve"> PAGEREF _Toc354401888 \h </w:instrText>
      </w:r>
      <w:r w:rsidR="008A159B">
        <w:rPr>
          <w:noProof/>
        </w:rPr>
      </w:r>
      <w:r w:rsidR="008A159B">
        <w:rPr>
          <w:noProof/>
        </w:rPr>
        <w:fldChar w:fldCharType="separate"/>
      </w:r>
      <w:ins w:id="45" w:author="TWhyte1" w:date="2014-11-05T07:49:00Z">
        <w:r w:rsidR="00902DEF">
          <w:rPr>
            <w:noProof/>
          </w:rPr>
          <w:t>102</w:t>
        </w:r>
      </w:ins>
      <w:del w:id="46" w:author="TWhyte1" w:date="2014-11-05T07:49:00Z">
        <w:r w:rsidR="00E442E8" w:rsidDel="00902DEF">
          <w:rPr>
            <w:noProof/>
          </w:rPr>
          <w:delText>101</w:delText>
        </w:r>
      </w:del>
      <w:r w:rsidR="008A159B">
        <w:rPr>
          <w:noProof/>
        </w:rPr>
        <w:fldChar w:fldCharType="end"/>
      </w:r>
    </w:p>
    <w:p w14:paraId="387452E3" w14:textId="77777777" w:rsidR="00BA0607" w:rsidRDefault="00BA0607">
      <w:pPr>
        <w:pStyle w:val="TOC1"/>
        <w:tabs>
          <w:tab w:val="left" w:pos="480"/>
          <w:tab w:val="right" w:leader="dot" w:pos="9350"/>
        </w:tabs>
        <w:rPr>
          <w:rFonts w:asciiTheme="minorHAnsi" w:eastAsiaTheme="minorEastAsia" w:hAnsiTheme="minorHAnsi"/>
          <w:b w:val="0"/>
          <w:caps w:val="0"/>
          <w:noProof/>
          <w:sz w:val="22"/>
        </w:rPr>
      </w:pPr>
      <w:r>
        <w:rPr>
          <w:noProof/>
        </w:rPr>
        <w:t>5.</w:t>
      </w:r>
      <w:r>
        <w:rPr>
          <w:rFonts w:asciiTheme="minorHAnsi" w:eastAsiaTheme="minorEastAsia" w:hAnsiTheme="minorHAnsi"/>
          <w:b w:val="0"/>
          <w:caps w:val="0"/>
          <w:noProof/>
          <w:sz w:val="22"/>
        </w:rPr>
        <w:tab/>
      </w:r>
      <w:r>
        <w:rPr>
          <w:noProof/>
        </w:rPr>
        <w:t>APPENDIX A – DATa analysis workflow</w:t>
      </w:r>
      <w:r>
        <w:rPr>
          <w:noProof/>
        </w:rPr>
        <w:tab/>
      </w:r>
      <w:r w:rsidR="008A159B">
        <w:rPr>
          <w:noProof/>
        </w:rPr>
        <w:fldChar w:fldCharType="begin"/>
      </w:r>
      <w:r>
        <w:rPr>
          <w:noProof/>
        </w:rPr>
        <w:instrText xml:space="preserve"> PAGEREF _Toc354401889 \h </w:instrText>
      </w:r>
      <w:r w:rsidR="008A159B">
        <w:rPr>
          <w:noProof/>
        </w:rPr>
      </w:r>
      <w:r w:rsidR="008A159B">
        <w:rPr>
          <w:noProof/>
        </w:rPr>
        <w:fldChar w:fldCharType="separate"/>
      </w:r>
      <w:ins w:id="47" w:author="TWhyte1" w:date="2014-11-05T07:49:00Z">
        <w:r w:rsidR="00902DEF">
          <w:rPr>
            <w:noProof/>
          </w:rPr>
          <w:t>103</w:t>
        </w:r>
      </w:ins>
      <w:del w:id="48" w:author="TWhyte1" w:date="2014-11-05T07:49:00Z">
        <w:r w:rsidR="00E442E8" w:rsidDel="00902DEF">
          <w:rPr>
            <w:noProof/>
          </w:rPr>
          <w:delText>102</w:delText>
        </w:r>
      </w:del>
      <w:r w:rsidR="008A159B">
        <w:rPr>
          <w:noProof/>
        </w:rPr>
        <w:fldChar w:fldCharType="end"/>
      </w:r>
    </w:p>
    <w:p w14:paraId="387452E4"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5.1.</w:t>
      </w:r>
      <w:r>
        <w:rPr>
          <w:rFonts w:asciiTheme="minorHAnsi" w:eastAsiaTheme="minorEastAsia" w:hAnsiTheme="minorHAnsi"/>
          <w:smallCaps w:val="0"/>
          <w:noProof/>
          <w:sz w:val="22"/>
        </w:rPr>
        <w:tab/>
      </w:r>
      <w:r>
        <w:rPr>
          <w:noProof/>
        </w:rPr>
        <w:t>Background</w:t>
      </w:r>
      <w:r>
        <w:rPr>
          <w:noProof/>
        </w:rPr>
        <w:tab/>
      </w:r>
      <w:r w:rsidR="008A159B">
        <w:rPr>
          <w:noProof/>
        </w:rPr>
        <w:fldChar w:fldCharType="begin"/>
      </w:r>
      <w:r>
        <w:rPr>
          <w:noProof/>
        </w:rPr>
        <w:instrText xml:space="preserve"> PAGEREF _Toc354401890 \h </w:instrText>
      </w:r>
      <w:r w:rsidR="008A159B">
        <w:rPr>
          <w:noProof/>
        </w:rPr>
      </w:r>
      <w:r w:rsidR="008A159B">
        <w:rPr>
          <w:noProof/>
        </w:rPr>
        <w:fldChar w:fldCharType="separate"/>
      </w:r>
      <w:ins w:id="49" w:author="TWhyte1" w:date="2014-11-05T07:49:00Z">
        <w:r w:rsidR="00902DEF">
          <w:rPr>
            <w:noProof/>
          </w:rPr>
          <w:t>103</w:t>
        </w:r>
      </w:ins>
      <w:del w:id="50" w:author="TWhyte1" w:date="2014-11-05T07:49:00Z">
        <w:r w:rsidR="00E442E8" w:rsidDel="00902DEF">
          <w:rPr>
            <w:noProof/>
          </w:rPr>
          <w:delText>102</w:delText>
        </w:r>
      </w:del>
      <w:r w:rsidR="008A159B">
        <w:rPr>
          <w:noProof/>
        </w:rPr>
        <w:fldChar w:fldCharType="end"/>
      </w:r>
    </w:p>
    <w:p w14:paraId="387452E5"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5.2.</w:t>
      </w:r>
      <w:r>
        <w:rPr>
          <w:rFonts w:asciiTheme="minorHAnsi" w:eastAsiaTheme="minorEastAsia" w:hAnsiTheme="minorHAnsi"/>
          <w:smallCaps w:val="0"/>
          <w:noProof/>
          <w:sz w:val="22"/>
        </w:rPr>
        <w:tab/>
      </w:r>
      <w:r>
        <w:rPr>
          <w:noProof/>
        </w:rPr>
        <w:t>Wireshark Measurement Workflow</w:t>
      </w:r>
      <w:r>
        <w:rPr>
          <w:noProof/>
        </w:rPr>
        <w:tab/>
      </w:r>
      <w:r w:rsidR="008A159B">
        <w:rPr>
          <w:noProof/>
        </w:rPr>
        <w:fldChar w:fldCharType="begin"/>
      </w:r>
      <w:r>
        <w:rPr>
          <w:noProof/>
        </w:rPr>
        <w:instrText xml:space="preserve"> PAGEREF _Toc354401891 \h </w:instrText>
      </w:r>
      <w:r w:rsidR="008A159B">
        <w:rPr>
          <w:noProof/>
        </w:rPr>
      </w:r>
      <w:r w:rsidR="008A159B">
        <w:rPr>
          <w:noProof/>
        </w:rPr>
        <w:fldChar w:fldCharType="separate"/>
      </w:r>
      <w:ins w:id="51" w:author="TWhyte1" w:date="2014-11-05T07:49:00Z">
        <w:r w:rsidR="00902DEF">
          <w:rPr>
            <w:noProof/>
          </w:rPr>
          <w:t>103</w:t>
        </w:r>
      </w:ins>
      <w:del w:id="52" w:author="TWhyte1" w:date="2014-11-05T07:49:00Z">
        <w:r w:rsidR="00E442E8" w:rsidDel="00902DEF">
          <w:rPr>
            <w:noProof/>
          </w:rPr>
          <w:delText>102</w:delText>
        </w:r>
      </w:del>
      <w:r w:rsidR="008A159B">
        <w:rPr>
          <w:noProof/>
        </w:rPr>
        <w:fldChar w:fldCharType="end"/>
      </w:r>
    </w:p>
    <w:p w14:paraId="387452E6"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5.3.</w:t>
      </w:r>
      <w:r>
        <w:rPr>
          <w:rFonts w:asciiTheme="minorHAnsi" w:eastAsiaTheme="minorEastAsia" w:hAnsiTheme="minorHAnsi"/>
          <w:smallCaps w:val="0"/>
          <w:noProof/>
          <w:sz w:val="22"/>
        </w:rPr>
        <w:tab/>
      </w:r>
      <w:r>
        <w:rPr>
          <w:noProof/>
        </w:rPr>
        <w:t>TCPDump Measurement Workflow</w:t>
      </w:r>
      <w:r>
        <w:rPr>
          <w:noProof/>
        </w:rPr>
        <w:tab/>
      </w:r>
      <w:r w:rsidR="008A159B">
        <w:rPr>
          <w:noProof/>
        </w:rPr>
        <w:fldChar w:fldCharType="begin"/>
      </w:r>
      <w:r>
        <w:rPr>
          <w:noProof/>
        </w:rPr>
        <w:instrText xml:space="preserve"> PAGEREF _Toc354401892 \h </w:instrText>
      </w:r>
      <w:r w:rsidR="008A159B">
        <w:rPr>
          <w:noProof/>
        </w:rPr>
      </w:r>
      <w:r w:rsidR="008A159B">
        <w:rPr>
          <w:noProof/>
        </w:rPr>
        <w:fldChar w:fldCharType="separate"/>
      </w:r>
      <w:ins w:id="53" w:author="TWhyte1" w:date="2014-11-05T07:49:00Z">
        <w:r w:rsidR="00902DEF">
          <w:rPr>
            <w:noProof/>
          </w:rPr>
          <w:t>109</w:t>
        </w:r>
      </w:ins>
      <w:del w:id="54" w:author="TWhyte1" w:date="2014-11-05T07:49:00Z">
        <w:r w:rsidR="00E442E8" w:rsidDel="00902DEF">
          <w:rPr>
            <w:noProof/>
          </w:rPr>
          <w:delText>108</w:delText>
        </w:r>
      </w:del>
      <w:r w:rsidR="008A159B">
        <w:rPr>
          <w:noProof/>
        </w:rPr>
        <w:fldChar w:fldCharType="end"/>
      </w:r>
    </w:p>
    <w:p w14:paraId="387452E7"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5.4.</w:t>
      </w:r>
      <w:r>
        <w:rPr>
          <w:rFonts w:asciiTheme="minorHAnsi" w:eastAsiaTheme="minorEastAsia" w:hAnsiTheme="minorHAnsi"/>
          <w:smallCaps w:val="0"/>
          <w:noProof/>
          <w:sz w:val="22"/>
        </w:rPr>
        <w:tab/>
      </w:r>
      <w:r>
        <w:rPr>
          <w:noProof/>
        </w:rPr>
        <w:t>Scripted Data Extraction</w:t>
      </w:r>
      <w:r>
        <w:rPr>
          <w:noProof/>
        </w:rPr>
        <w:tab/>
      </w:r>
      <w:r w:rsidR="008A159B">
        <w:rPr>
          <w:noProof/>
        </w:rPr>
        <w:fldChar w:fldCharType="begin"/>
      </w:r>
      <w:r>
        <w:rPr>
          <w:noProof/>
        </w:rPr>
        <w:instrText xml:space="preserve"> PAGEREF _Toc354401893 \h </w:instrText>
      </w:r>
      <w:r w:rsidR="008A159B">
        <w:rPr>
          <w:noProof/>
        </w:rPr>
      </w:r>
      <w:r w:rsidR="008A159B">
        <w:rPr>
          <w:noProof/>
        </w:rPr>
        <w:fldChar w:fldCharType="separate"/>
      </w:r>
      <w:ins w:id="55" w:author="TWhyte1" w:date="2014-11-05T07:49:00Z">
        <w:r w:rsidR="00902DEF">
          <w:rPr>
            <w:noProof/>
          </w:rPr>
          <w:t>109</w:t>
        </w:r>
      </w:ins>
      <w:del w:id="56" w:author="TWhyte1" w:date="2014-11-05T07:49:00Z">
        <w:r w:rsidR="00E442E8" w:rsidDel="00902DEF">
          <w:rPr>
            <w:noProof/>
          </w:rPr>
          <w:delText>108</w:delText>
        </w:r>
      </w:del>
      <w:r w:rsidR="008A159B">
        <w:rPr>
          <w:noProof/>
        </w:rPr>
        <w:fldChar w:fldCharType="end"/>
      </w:r>
    </w:p>
    <w:p w14:paraId="387452E8" w14:textId="77777777" w:rsidR="00BA0607" w:rsidRDefault="00BA0607">
      <w:pPr>
        <w:pStyle w:val="TOC2"/>
        <w:tabs>
          <w:tab w:val="left" w:pos="960"/>
          <w:tab w:val="right" w:leader="dot" w:pos="9350"/>
        </w:tabs>
        <w:rPr>
          <w:rFonts w:asciiTheme="minorHAnsi" w:eastAsiaTheme="minorEastAsia" w:hAnsiTheme="minorHAnsi"/>
          <w:smallCaps w:val="0"/>
          <w:noProof/>
          <w:sz w:val="22"/>
        </w:rPr>
      </w:pPr>
      <w:r>
        <w:rPr>
          <w:noProof/>
        </w:rPr>
        <w:t>5.5.</w:t>
      </w:r>
      <w:r>
        <w:rPr>
          <w:rFonts w:asciiTheme="minorHAnsi" w:eastAsiaTheme="minorEastAsia" w:hAnsiTheme="minorHAnsi"/>
          <w:smallCaps w:val="0"/>
          <w:noProof/>
          <w:sz w:val="22"/>
        </w:rPr>
        <w:tab/>
      </w:r>
      <w:r>
        <w:rPr>
          <w:noProof/>
        </w:rPr>
        <w:t>Testing the Data Extraction</w:t>
      </w:r>
      <w:r>
        <w:rPr>
          <w:noProof/>
        </w:rPr>
        <w:tab/>
      </w:r>
      <w:r w:rsidR="008A159B">
        <w:rPr>
          <w:noProof/>
        </w:rPr>
        <w:fldChar w:fldCharType="begin"/>
      </w:r>
      <w:r>
        <w:rPr>
          <w:noProof/>
        </w:rPr>
        <w:instrText xml:space="preserve"> PAGEREF _Toc354401894 \h </w:instrText>
      </w:r>
      <w:r w:rsidR="008A159B">
        <w:rPr>
          <w:noProof/>
        </w:rPr>
      </w:r>
      <w:r w:rsidR="008A159B">
        <w:rPr>
          <w:noProof/>
        </w:rPr>
        <w:fldChar w:fldCharType="separate"/>
      </w:r>
      <w:ins w:id="57" w:author="TWhyte1" w:date="2014-11-05T07:49:00Z">
        <w:r w:rsidR="00902DEF">
          <w:rPr>
            <w:noProof/>
          </w:rPr>
          <w:t>110</w:t>
        </w:r>
      </w:ins>
      <w:del w:id="58" w:author="TWhyte1" w:date="2014-11-05T07:49:00Z">
        <w:r w:rsidR="00E442E8" w:rsidDel="00902DEF">
          <w:rPr>
            <w:noProof/>
          </w:rPr>
          <w:delText>109</w:delText>
        </w:r>
      </w:del>
      <w:r w:rsidR="008A159B">
        <w:rPr>
          <w:noProof/>
        </w:rPr>
        <w:fldChar w:fldCharType="end"/>
      </w:r>
    </w:p>
    <w:p w14:paraId="387452E9" w14:textId="77777777" w:rsidR="00BA0607" w:rsidRDefault="00BA0607">
      <w:pPr>
        <w:pStyle w:val="TOC1"/>
        <w:tabs>
          <w:tab w:val="left" w:pos="480"/>
          <w:tab w:val="right" w:leader="dot" w:pos="9350"/>
        </w:tabs>
        <w:rPr>
          <w:rFonts w:asciiTheme="minorHAnsi" w:eastAsiaTheme="minorEastAsia" w:hAnsiTheme="minorHAnsi"/>
          <w:b w:val="0"/>
          <w:caps w:val="0"/>
          <w:noProof/>
          <w:sz w:val="22"/>
        </w:rPr>
      </w:pPr>
      <w:r>
        <w:rPr>
          <w:noProof/>
        </w:rPr>
        <w:t>6.</w:t>
      </w:r>
      <w:r>
        <w:rPr>
          <w:rFonts w:asciiTheme="minorHAnsi" w:eastAsiaTheme="minorEastAsia" w:hAnsiTheme="minorHAnsi"/>
          <w:b w:val="0"/>
          <w:caps w:val="0"/>
          <w:noProof/>
          <w:sz w:val="22"/>
        </w:rPr>
        <w:tab/>
      </w:r>
      <w:r>
        <w:rPr>
          <w:noProof/>
        </w:rPr>
        <w:t>APPENDIX B – SalesShow_ALL_SAHA</w:t>
      </w:r>
      <w:r>
        <w:rPr>
          <w:noProof/>
        </w:rPr>
        <w:tab/>
      </w:r>
      <w:r w:rsidR="008A159B">
        <w:rPr>
          <w:noProof/>
        </w:rPr>
        <w:fldChar w:fldCharType="begin"/>
      </w:r>
      <w:r>
        <w:rPr>
          <w:noProof/>
        </w:rPr>
        <w:instrText xml:space="preserve"> PAGEREF _Toc354401895 \h </w:instrText>
      </w:r>
      <w:r w:rsidR="008A159B">
        <w:rPr>
          <w:noProof/>
        </w:rPr>
      </w:r>
      <w:r w:rsidR="008A159B">
        <w:rPr>
          <w:noProof/>
        </w:rPr>
        <w:fldChar w:fldCharType="separate"/>
      </w:r>
      <w:ins w:id="59" w:author="TWhyte1" w:date="2014-11-05T07:49:00Z">
        <w:r w:rsidR="00902DEF">
          <w:rPr>
            <w:noProof/>
          </w:rPr>
          <w:t>111</w:t>
        </w:r>
      </w:ins>
      <w:del w:id="60" w:author="TWhyte1" w:date="2014-11-05T07:49:00Z">
        <w:r w:rsidR="00E442E8" w:rsidDel="00902DEF">
          <w:rPr>
            <w:noProof/>
          </w:rPr>
          <w:delText>110</w:delText>
        </w:r>
      </w:del>
      <w:r w:rsidR="008A159B">
        <w:rPr>
          <w:noProof/>
        </w:rPr>
        <w:fldChar w:fldCharType="end"/>
      </w:r>
    </w:p>
    <w:p w14:paraId="387452EA" w14:textId="77777777" w:rsidR="0064733B" w:rsidRDefault="008A159B">
      <w:pPr>
        <w:pStyle w:val="Title"/>
        <w:sectPr w:rsidR="0064733B" w:rsidSect="00032D8F">
          <w:headerReference w:type="even" r:id="rId10"/>
          <w:headerReference w:type="default" r:id="rId11"/>
          <w:footerReference w:type="even" r:id="rId12"/>
          <w:footerReference w:type="default" r:id="rId13"/>
          <w:headerReference w:type="first" r:id="rId14"/>
          <w:footerReference w:type="first" r:id="rId15"/>
          <w:type w:val="nextColumn"/>
          <w:pgSz w:w="12240" w:h="15840" w:code="1"/>
          <w:pgMar w:top="1080" w:right="1440" w:bottom="1267" w:left="1440" w:header="432" w:footer="438" w:gutter="0"/>
          <w:pgNumType w:fmt="lowerRoman" w:start="1"/>
          <w:cols w:space="720"/>
          <w:titlePg/>
        </w:sectPr>
      </w:pPr>
      <w:r>
        <w:rPr>
          <w:caps/>
        </w:rPr>
        <w:fldChar w:fldCharType="end"/>
      </w:r>
      <w:r w:rsidR="0064733B">
        <w:t xml:space="preserve"> </w:t>
      </w:r>
    </w:p>
    <w:p w14:paraId="387452EB" w14:textId="77777777" w:rsidR="0064733B" w:rsidRDefault="0064733B" w:rsidP="00C933B0">
      <w:pPr>
        <w:pStyle w:val="Heading1"/>
        <w:pageBreakBefore/>
        <w:numPr>
          <w:ilvl w:val="0"/>
          <w:numId w:val="3"/>
        </w:numPr>
        <w:tabs>
          <w:tab w:val="clear" w:pos="850"/>
        </w:tabs>
      </w:pPr>
      <w:bookmarkStart w:id="61" w:name="_Toc354401836"/>
      <w:r>
        <w:lastRenderedPageBreak/>
        <w:t>Test Plan</w:t>
      </w:r>
      <w:bookmarkEnd w:id="61"/>
    </w:p>
    <w:p w14:paraId="387452EC" w14:textId="77777777" w:rsidR="0064733B" w:rsidRDefault="0064733B" w:rsidP="00C933B0">
      <w:pPr>
        <w:pStyle w:val="Heading2"/>
        <w:numPr>
          <w:ilvl w:val="1"/>
          <w:numId w:val="3"/>
        </w:numPr>
      </w:pPr>
      <w:bookmarkStart w:id="62" w:name="_Toc354401837"/>
      <w:bookmarkStart w:id="63" w:name="_Toc394299729"/>
      <w:bookmarkStart w:id="64" w:name="_Toc396037285"/>
      <w:bookmarkStart w:id="65" w:name="_Toc402942971"/>
      <w:bookmarkStart w:id="66" w:name="_Toc429182629"/>
      <w:bookmarkStart w:id="67" w:name="_Toc429185534"/>
      <w:r>
        <w:t>INTRODUCTION</w:t>
      </w:r>
      <w:bookmarkEnd w:id="62"/>
      <w:r>
        <w:t xml:space="preserve"> </w:t>
      </w:r>
      <w:bookmarkEnd w:id="63"/>
      <w:bookmarkEnd w:id="64"/>
      <w:bookmarkEnd w:id="65"/>
      <w:bookmarkEnd w:id="66"/>
      <w:bookmarkEnd w:id="67"/>
    </w:p>
    <w:p w14:paraId="387452ED" w14:textId="77777777" w:rsidR="0064733B" w:rsidRDefault="0064733B" w:rsidP="00C933B0">
      <w:pPr>
        <w:pStyle w:val="Heading3"/>
        <w:numPr>
          <w:ilvl w:val="2"/>
          <w:numId w:val="2"/>
        </w:numPr>
        <w:tabs>
          <w:tab w:val="clear" w:pos="2502"/>
        </w:tabs>
      </w:pPr>
      <w:bookmarkStart w:id="68" w:name="_Toc394299730"/>
      <w:bookmarkStart w:id="69" w:name="_Toc396037286"/>
      <w:bookmarkStart w:id="70" w:name="_Toc402942972"/>
      <w:bookmarkStart w:id="71" w:name="_Toc429182630"/>
      <w:bookmarkStart w:id="72" w:name="_Toc429185535"/>
      <w:bookmarkStart w:id="73" w:name="_Toc354401838"/>
      <w:r>
        <w:t>Purpose</w:t>
      </w:r>
      <w:bookmarkEnd w:id="68"/>
      <w:bookmarkEnd w:id="69"/>
      <w:bookmarkEnd w:id="70"/>
      <w:bookmarkEnd w:id="71"/>
      <w:bookmarkEnd w:id="72"/>
      <w:bookmarkEnd w:id="73"/>
    </w:p>
    <w:p w14:paraId="387452EE" w14:textId="77777777" w:rsidR="0064733B" w:rsidRDefault="0064733B">
      <w:pPr>
        <w:pStyle w:val="text"/>
        <w:tabs>
          <w:tab w:val="clear" w:pos="720"/>
          <w:tab w:val="clear" w:pos="1440"/>
          <w:tab w:val="clear" w:pos="2160"/>
          <w:tab w:val="clear" w:pos="2880"/>
          <w:tab w:val="clear" w:pos="3600"/>
        </w:tabs>
        <w:ind w:left="720" w:right="720"/>
        <w:rPr>
          <w:i w:val="0"/>
          <w:sz w:val="20"/>
        </w:rPr>
      </w:pPr>
      <w:r>
        <w:rPr>
          <w:i w:val="0"/>
          <w:sz w:val="20"/>
        </w:rPr>
        <w:t xml:space="preserve">Test the </w:t>
      </w:r>
      <w:r w:rsidR="00742239">
        <w:rPr>
          <w:i w:val="0"/>
          <w:sz w:val="20"/>
        </w:rPr>
        <w:t>functions</w:t>
      </w:r>
      <w:r w:rsidR="000F3C2C">
        <w:rPr>
          <w:i w:val="0"/>
          <w:sz w:val="20"/>
        </w:rPr>
        <w:t xml:space="preserve"> of the M3514 </w:t>
      </w:r>
      <w:r w:rsidR="00C82FC7">
        <w:rPr>
          <w:i w:val="0"/>
          <w:sz w:val="20"/>
        </w:rPr>
        <w:t xml:space="preserve">motion </w:t>
      </w:r>
      <w:r w:rsidR="00742239">
        <w:rPr>
          <w:i w:val="0"/>
          <w:sz w:val="20"/>
        </w:rPr>
        <w:t xml:space="preserve">controller </w:t>
      </w:r>
      <w:r w:rsidR="000F3C2C">
        <w:rPr>
          <w:i w:val="0"/>
          <w:sz w:val="20"/>
        </w:rPr>
        <w:t xml:space="preserve">by comparing </w:t>
      </w:r>
      <w:r w:rsidR="002C06AA">
        <w:rPr>
          <w:i w:val="0"/>
          <w:sz w:val="20"/>
        </w:rPr>
        <w:t xml:space="preserve">its operation and behavior </w:t>
      </w:r>
      <w:r w:rsidR="000F3C2C">
        <w:rPr>
          <w:i w:val="0"/>
          <w:sz w:val="20"/>
        </w:rPr>
        <w:t>against those of the M2514 controller.</w:t>
      </w:r>
    </w:p>
    <w:p w14:paraId="387452EF" w14:textId="77777777" w:rsidR="0064733B" w:rsidRDefault="0064733B" w:rsidP="00C933B0">
      <w:pPr>
        <w:pStyle w:val="Heading3"/>
        <w:numPr>
          <w:ilvl w:val="2"/>
          <w:numId w:val="2"/>
        </w:numPr>
        <w:tabs>
          <w:tab w:val="clear" w:pos="2502"/>
        </w:tabs>
      </w:pPr>
      <w:bookmarkStart w:id="74" w:name="_Toc354401839"/>
      <w:r>
        <w:t>Definitions</w:t>
      </w:r>
      <w:bookmarkEnd w:id="74"/>
    </w:p>
    <w:p w14:paraId="387452F0" w14:textId="77777777" w:rsidR="00021F2F" w:rsidRDefault="00021F2F">
      <w:pPr>
        <w:tabs>
          <w:tab w:val="left" w:pos="990"/>
          <w:tab w:val="left" w:pos="1080"/>
        </w:tabs>
        <w:spacing w:after="60"/>
        <w:ind w:left="720"/>
        <w:rPr>
          <w:color w:val="000000"/>
          <w:sz w:val="20"/>
        </w:rPr>
      </w:pPr>
      <w:bookmarkStart w:id="75" w:name="_Toc394299733"/>
      <w:bookmarkStart w:id="76" w:name="_Toc396037289"/>
      <w:bookmarkStart w:id="77" w:name="_Toc402942975"/>
      <w:bookmarkStart w:id="78" w:name="_Toc429182633"/>
      <w:bookmarkStart w:id="79" w:name="_Toc429185538"/>
      <w:r>
        <w:rPr>
          <w:b/>
          <w:color w:val="000000"/>
          <w:sz w:val="20"/>
        </w:rPr>
        <w:t xml:space="preserve">IP: </w:t>
      </w:r>
      <w:r w:rsidRPr="00742239">
        <w:rPr>
          <w:color w:val="000000"/>
          <w:sz w:val="20"/>
        </w:rPr>
        <w:t>Internet Protocol</w:t>
      </w:r>
    </w:p>
    <w:p w14:paraId="387452F1" w14:textId="77777777" w:rsidR="00511A5E" w:rsidRDefault="00511A5E">
      <w:pPr>
        <w:tabs>
          <w:tab w:val="left" w:pos="990"/>
          <w:tab w:val="left" w:pos="1080"/>
        </w:tabs>
        <w:spacing w:after="60"/>
        <w:ind w:left="720"/>
        <w:rPr>
          <w:color w:val="000000"/>
          <w:sz w:val="20"/>
        </w:rPr>
      </w:pPr>
      <w:r>
        <w:rPr>
          <w:b/>
          <w:color w:val="000000"/>
          <w:sz w:val="20"/>
        </w:rPr>
        <w:t>STD:</w:t>
      </w:r>
      <w:r>
        <w:rPr>
          <w:color w:val="000000"/>
          <w:sz w:val="20"/>
        </w:rPr>
        <w:t xml:space="preserve"> Standard Deviation</w:t>
      </w:r>
    </w:p>
    <w:p w14:paraId="387452F2" w14:textId="77777777" w:rsidR="00742239" w:rsidRPr="00742239" w:rsidRDefault="00742239">
      <w:pPr>
        <w:tabs>
          <w:tab w:val="left" w:pos="990"/>
          <w:tab w:val="left" w:pos="1080"/>
        </w:tabs>
        <w:spacing w:after="60"/>
        <w:ind w:left="720"/>
        <w:rPr>
          <w:color w:val="000000"/>
          <w:sz w:val="20"/>
        </w:rPr>
      </w:pPr>
      <w:r>
        <w:rPr>
          <w:b/>
          <w:color w:val="000000"/>
          <w:sz w:val="20"/>
        </w:rPr>
        <w:t>TCP:</w:t>
      </w:r>
      <w:r>
        <w:rPr>
          <w:color w:val="000000"/>
          <w:sz w:val="20"/>
        </w:rPr>
        <w:t xml:space="preserve"> Transmission Control Protocol </w:t>
      </w:r>
    </w:p>
    <w:p w14:paraId="387452F3" w14:textId="77777777" w:rsidR="0064733B" w:rsidRDefault="0064733B">
      <w:pPr>
        <w:tabs>
          <w:tab w:val="left" w:pos="990"/>
          <w:tab w:val="left" w:pos="1080"/>
        </w:tabs>
        <w:spacing w:after="60"/>
        <w:ind w:left="720"/>
        <w:rPr>
          <w:sz w:val="20"/>
        </w:rPr>
      </w:pPr>
      <w:r>
        <w:rPr>
          <w:b/>
          <w:bCs/>
          <w:sz w:val="20"/>
        </w:rPr>
        <w:t>UUT</w:t>
      </w:r>
      <w:r>
        <w:rPr>
          <w:sz w:val="20"/>
        </w:rPr>
        <w:t>:</w:t>
      </w:r>
      <w:r>
        <w:rPr>
          <w:b/>
          <w:bCs/>
          <w:sz w:val="20"/>
        </w:rPr>
        <w:t xml:space="preserve"> </w:t>
      </w:r>
      <w:r>
        <w:rPr>
          <w:sz w:val="20"/>
        </w:rPr>
        <w:t xml:space="preserve">Unit </w:t>
      </w:r>
      <w:r w:rsidR="006C21F7">
        <w:rPr>
          <w:sz w:val="20"/>
        </w:rPr>
        <w:t>Under</w:t>
      </w:r>
      <w:r>
        <w:rPr>
          <w:sz w:val="20"/>
        </w:rPr>
        <w:t xml:space="preserve"> Test</w:t>
      </w:r>
    </w:p>
    <w:p w14:paraId="387452F4" w14:textId="77777777" w:rsidR="009E773A" w:rsidRDefault="009E773A" w:rsidP="009E773A">
      <w:pPr>
        <w:tabs>
          <w:tab w:val="left" w:pos="990"/>
          <w:tab w:val="left" w:pos="1080"/>
        </w:tabs>
        <w:spacing w:after="60"/>
        <w:ind w:left="720"/>
        <w:rPr>
          <w:b/>
          <w:bCs/>
          <w:color w:val="000000"/>
          <w:sz w:val="20"/>
        </w:rPr>
      </w:pPr>
      <w:r>
        <w:rPr>
          <w:b/>
          <w:color w:val="000000"/>
          <w:sz w:val="20"/>
        </w:rPr>
        <w:t>msec/msecs:</w:t>
      </w:r>
      <w:r>
        <w:rPr>
          <w:color w:val="0000FF"/>
          <w:sz w:val="20"/>
        </w:rPr>
        <w:t xml:space="preserve"> </w:t>
      </w:r>
      <w:r>
        <w:rPr>
          <w:sz w:val="20"/>
        </w:rPr>
        <w:t>Unit of measure time to 10^-3 seconds</w:t>
      </w:r>
    </w:p>
    <w:p w14:paraId="387452F5" w14:textId="77777777" w:rsidR="009E773A" w:rsidRDefault="009E773A" w:rsidP="009E773A">
      <w:pPr>
        <w:tabs>
          <w:tab w:val="left" w:pos="990"/>
          <w:tab w:val="left" w:pos="1080"/>
        </w:tabs>
        <w:spacing w:after="60"/>
        <w:ind w:left="720"/>
        <w:rPr>
          <w:b/>
          <w:bCs/>
          <w:color w:val="000000"/>
          <w:sz w:val="20"/>
        </w:rPr>
      </w:pPr>
      <w:proofErr w:type="spellStart"/>
      <w:r>
        <w:rPr>
          <w:b/>
          <w:color w:val="000000"/>
          <w:sz w:val="20"/>
        </w:rPr>
        <w:t>usec</w:t>
      </w:r>
      <w:proofErr w:type="spellEnd"/>
      <w:r>
        <w:rPr>
          <w:b/>
          <w:color w:val="000000"/>
          <w:sz w:val="20"/>
        </w:rPr>
        <w:t>/</w:t>
      </w:r>
      <w:proofErr w:type="spellStart"/>
      <w:r>
        <w:rPr>
          <w:b/>
          <w:color w:val="000000"/>
          <w:sz w:val="20"/>
        </w:rPr>
        <w:t>usecs</w:t>
      </w:r>
      <w:proofErr w:type="spellEnd"/>
      <w:r>
        <w:rPr>
          <w:b/>
          <w:color w:val="000000"/>
          <w:sz w:val="20"/>
        </w:rPr>
        <w:t>:</w:t>
      </w:r>
      <w:r>
        <w:rPr>
          <w:sz w:val="20"/>
        </w:rPr>
        <w:t xml:space="preserve"> Unit of measure time to 10^-6 Volts</w:t>
      </w:r>
    </w:p>
    <w:p w14:paraId="387452F6" w14:textId="77777777" w:rsidR="009E773A" w:rsidRDefault="009E773A">
      <w:pPr>
        <w:tabs>
          <w:tab w:val="left" w:pos="990"/>
          <w:tab w:val="left" w:pos="1080"/>
        </w:tabs>
        <w:spacing w:after="60"/>
        <w:ind w:left="720"/>
        <w:rPr>
          <w:sz w:val="20"/>
        </w:rPr>
      </w:pPr>
    </w:p>
    <w:p w14:paraId="387452F7" w14:textId="77777777" w:rsidR="0064733B" w:rsidRDefault="0064733B" w:rsidP="00C933B0">
      <w:pPr>
        <w:pStyle w:val="Heading3"/>
        <w:numPr>
          <w:ilvl w:val="2"/>
          <w:numId w:val="2"/>
        </w:numPr>
        <w:tabs>
          <w:tab w:val="clear" w:pos="2502"/>
        </w:tabs>
      </w:pPr>
      <w:bookmarkStart w:id="80" w:name="_Toc354401840"/>
      <w:bookmarkStart w:id="81" w:name="_Ref527517245"/>
      <w:bookmarkStart w:id="82" w:name="_Toc394299734"/>
      <w:bookmarkStart w:id="83" w:name="_Toc396037290"/>
      <w:bookmarkStart w:id="84" w:name="_Toc402942976"/>
      <w:bookmarkEnd w:id="75"/>
      <w:bookmarkEnd w:id="76"/>
      <w:bookmarkEnd w:id="77"/>
      <w:bookmarkEnd w:id="78"/>
      <w:bookmarkEnd w:id="79"/>
      <w:r>
        <w:t>References</w:t>
      </w:r>
      <w:bookmarkEnd w:id="80"/>
    </w:p>
    <w:p w14:paraId="387452F8" w14:textId="77777777" w:rsidR="00D33E1A" w:rsidRPr="00435DF0" w:rsidRDefault="00D33E1A" w:rsidP="00D528E6">
      <w:pPr>
        <w:pStyle w:val="text"/>
        <w:tabs>
          <w:tab w:val="clear" w:pos="720"/>
          <w:tab w:val="clear" w:pos="1440"/>
          <w:tab w:val="clear" w:pos="2160"/>
          <w:tab w:val="clear" w:pos="2880"/>
          <w:tab w:val="clear" w:pos="3600"/>
        </w:tabs>
        <w:spacing w:before="80" w:after="80" w:line="240" w:lineRule="auto"/>
        <w:ind w:left="360" w:firstLine="360"/>
        <w:rPr>
          <w:i w:val="0"/>
          <w:sz w:val="20"/>
          <w:szCs w:val="20"/>
        </w:rPr>
      </w:pPr>
      <w:r w:rsidRPr="00435DF0">
        <w:rPr>
          <w:bCs/>
          <w:i w:val="0"/>
          <w:sz w:val="20"/>
          <w:szCs w:val="20"/>
        </w:rPr>
        <w:t>J27552</w:t>
      </w:r>
      <w:r w:rsidRPr="00435DF0">
        <w:rPr>
          <w:i w:val="0"/>
          <w:sz w:val="20"/>
          <w:szCs w:val="20"/>
        </w:rPr>
        <w:t xml:space="preserve">, </w:t>
      </w:r>
      <w:r w:rsidRPr="00435DF0">
        <w:rPr>
          <w:bCs/>
          <w:i w:val="0"/>
          <w:iCs/>
          <w:sz w:val="20"/>
          <w:szCs w:val="20"/>
        </w:rPr>
        <w:t>VITROS SSRD: Sample and Reagent Metering (SRME)</w:t>
      </w:r>
    </w:p>
    <w:p w14:paraId="387452F9" w14:textId="77777777" w:rsidR="00D33E1A" w:rsidRPr="00E50EE8" w:rsidRDefault="00D33E1A" w:rsidP="00E50EE8">
      <w:pPr>
        <w:pStyle w:val="text"/>
        <w:tabs>
          <w:tab w:val="clear" w:pos="720"/>
          <w:tab w:val="clear" w:pos="1440"/>
          <w:tab w:val="clear" w:pos="2160"/>
          <w:tab w:val="clear" w:pos="2880"/>
          <w:tab w:val="clear" w:pos="3600"/>
        </w:tabs>
        <w:spacing w:before="80" w:after="80" w:line="240" w:lineRule="auto"/>
        <w:ind w:left="450" w:firstLine="270"/>
        <w:rPr>
          <w:i w:val="0"/>
          <w:iCs/>
          <w:sz w:val="20"/>
          <w:szCs w:val="20"/>
        </w:rPr>
      </w:pPr>
      <w:r w:rsidRPr="00435DF0">
        <w:rPr>
          <w:i w:val="0"/>
          <w:sz w:val="20"/>
          <w:szCs w:val="20"/>
        </w:rPr>
        <w:t>J28192</w:t>
      </w:r>
      <w:r w:rsidRPr="00435DF0">
        <w:rPr>
          <w:i w:val="0"/>
          <w:iCs/>
          <w:sz w:val="20"/>
          <w:szCs w:val="20"/>
        </w:rPr>
        <w:t>, VITROS 4,3FS Design Specification: Sample and Reagent</w:t>
      </w:r>
      <w:r w:rsidR="00E50EE8">
        <w:rPr>
          <w:i w:val="0"/>
          <w:iCs/>
          <w:sz w:val="20"/>
          <w:szCs w:val="20"/>
        </w:rPr>
        <w:t xml:space="preserve"> </w:t>
      </w:r>
      <w:r w:rsidRPr="00435DF0">
        <w:rPr>
          <w:i w:val="0"/>
          <w:iCs/>
          <w:sz w:val="20"/>
          <w:szCs w:val="20"/>
        </w:rPr>
        <w:t xml:space="preserve">Metering (SRME) </w:t>
      </w:r>
    </w:p>
    <w:p w14:paraId="387452FA" w14:textId="77777777" w:rsidR="00D33E1A" w:rsidRPr="00435DF0" w:rsidRDefault="00D33E1A" w:rsidP="00D528E6">
      <w:pPr>
        <w:pStyle w:val="text"/>
        <w:tabs>
          <w:tab w:val="clear" w:pos="720"/>
          <w:tab w:val="clear" w:pos="1440"/>
          <w:tab w:val="clear" w:pos="2160"/>
          <w:tab w:val="clear" w:pos="2880"/>
          <w:tab w:val="clear" w:pos="3600"/>
        </w:tabs>
        <w:spacing w:before="80" w:after="80" w:line="240" w:lineRule="auto"/>
        <w:ind w:left="450" w:firstLine="270"/>
        <w:rPr>
          <w:i w:val="0"/>
          <w:sz w:val="20"/>
          <w:szCs w:val="20"/>
        </w:rPr>
      </w:pPr>
      <w:r w:rsidRPr="00435DF0">
        <w:rPr>
          <w:i w:val="0"/>
          <w:sz w:val="20"/>
          <w:szCs w:val="20"/>
        </w:rPr>
        <w:t xml:space="preserve">J26254, </w:t>
      </w:r>
      <w:r w:rsidRPr="00435DF0">
        <w:rPr>
          <w:i w:val="0"/>
          <w:iCs/>
          <w:sz w:val="20"/>
          <w:szCs w:val="20"/>
        </w:rPr>
        <w:t>VITROS 4</w:t>
      </w:r>
      <w:r w:rsidR="00F53021" w:rsidRPr="00435DF0">
        <w:rPr>
          <w:i w:val="0"/>
          <w:iCs/>
          <w:sz w:val="20"/>
          <w:szCs w:val="20"/>
        </w:rPr>
        <w:t>, 3</w:t>
      </w:r>
      <w:r w:rsidRPr="00435DF0">
        <w:rPr>
          <w:i w:val="0"/>
          <w:iCs/>
          <w:sz w:val="20"/>
          <w:szCs w:val="20"/>
        </w:rPr>
        <w:t xml:space="preserve"> Product Requirements Document</w:t>
      </w:r>
    </w:p>
    <w:p w14:paraId="387452FB" w14:textId="77777777" w:rsidR="00D33E1A" w:rsidRPr="00435DF0" w:rsidRDefault="00D33E1A" w:rsidP="00D528E6">
      <w:pPr>
        <w:pStyle w:val="text"/>
        <w:tabs>
          <w:tab w:val="clear" w:pos="720"/>
          <w:tab w:val="clear" w:pos="1440"/>
          <w:tab w:val="clear" w:pos="2160"/>
          <w:tab w:val="clear" w:pos="2880"/>
          <w:tab w:val="clear" w:pos="3600"/>
        </w:tabs>
        <w:spacing w:before="80" w:after="80" w:line="240" w:lineRule="auto"/>
        <w:ind w:left="450" w:firstLine="270"/>
        <w:rPr>
          <w:i w:val="0"/>
          <w:sz w:val="20"/>
          <w:szCs w:val="20"/>
        </w:rPr>
      </w:pPr>
      <w:r w:rsidRPr="00435DF0">
        <w:rPr>
          <w:i w:val="0"/>
          <w:sz w:val="20"/>
          <w:szCs w:val="20"/>
        </w:rPr>
        <w:t xml:space="preserve">J26255, </w:t>
      </w:r>
      <w:r w:rsidRPr="00435DF0">
        <w:rPr>
          <w:i w:val="0"/>
          <w:iCs/>
          <w:sz w:val="20"/>
          <w:szCs w:val="20"/>
        </w:rPr>
        <w:t>VITROS 4</w:t>
      </w:r>
      <w:r w:rsidR="00F53021" w:rsidRPr="00435DF0">
        <w:rPr>
          <w:i w:val="0"/>
          <w:iCs/>
          <w:sz w:val="20"/>
          <w:szCs w:val="20"/>
        </w:rPr>
        <w:t>, 3</w:t>
      </w:r>
      <w:r w:rsidRPr="00435DF0">
        <w:rPr>
          <w:i w:val="0"/>
          <w:iCs/>
          <w:sz w:val="20"/>
          <w:szCs w:val="20"/>
        </w:rPr>
        <w:t xml:space="preserve"> Architecture &amp; Interface</w:t>
      </w:r>
    </w:p>
    <w:p w14:paraId="387452FC" w14:textId="77777777" w:rsidR="00D33E1A" w:rsidRDefault="00D33E1A" w:rsidP="00D528E6">
      <w:pPr>
        <w:pStyle w:val="text"/>
        <w:tabs>
          <w:tab w:val="clear" w:pos="720"/>
          <w:tab w:val="clear" w:pos="1440"/>
          <w:tab w:val="clear" w:pos="2160"/>
          <w:tab w:val="clear" w:pos="2880"/>
          <w:tab w:val="clear" w:pos="3600"/>
        </w:tabs>
        <w:spacing w:before="80" w:after="80" w:line="240" w:lineRule="auto"/>
        <w:ind w:left="450" w:firstLine="270"/>
        <w:rPr>
          <w:i w:val="0"/>
          <w:iCs/>
          <w:sz w:val="20"/>
          <w:szCs w:val="20"/>
        </w:rPr>
      </w:pPr>
      <w:r w:rsidRPr="00435DF0">
        <w:rPr>
          <w:i w:val="0"/>
          <w:sz w:val="20"/>
          <w:szCs w:val="20"/>
        </w:rPr>
        <w:t xml:space="preserve">J27078, </w:t>
      </w:r>
      <w:r w:rsidRPr="00435DF0">
        <w:rPr>
          <w:i w:val="0"/>
          <w:iCs/>
          <w:sz w:val="20"/>
          <w:szCs w:val="20"/>
        </w:rPr>
        <w:t>4,3 FS System Timing Diagram</w:t>
      </w:r>
    </w:p>
    <w:p w14:paraId="387452FD" w14:textId="77777777" w:rsidR="007A5420" w:rsidRDefault="007A5420" w:rsidP="00D528E6">
      <w:pPr>
        <w:pStyle w:val="text"/>
        <w:tabs>
          <w:tab w:val="clear" w:pos="720"/>
          <w:tab w:val="clear" w:pos="1440"/>
          <w:tab w:val="clear" w:pos="2160"/>
          <w:tab w:val="clear" w:pos="2880"/>
          <w:tab w:val="clear" w:pos="3600"/>
        </w:tabs>
        <w:spacing w:before="80" w:after="80" w:line="240" w:lineRule="auto"/>
        <w:ind w:left="450" w:firstLine="270"/>
        <w:rPr>
          <w:i w:val="0"/>
          <w:iCs/>
          <w:sz w:val="20"/>
          <w:szCs w:val="20"/>
        </w:rPr>
      </w:pPr>
      <w:r>
        <w:rPr>
          <w:i w:val="0"/>
          <w:iCs/>
          <w:sz w:val="20"/>
          <w:szCs w:val="20"/>
        </w:rPr>
        <w:t>D26175, Extratech Motion Controller Obsolescence Test Plan</w:t>
      </w:r>
    </w:p>
    <w:p w14:paraId="387452FE" w14:textId="77777777" w:rsidR="0030648F" w:rsidRDefault="00F349FB" w:rsidP="00D528E6">
      <w:pPr>
        <w:pStyle w:val="text"/>
        <w:tabs>
          <w:tab w:val="clear" w:pos="720"/>
          <w:tab w:val="clear" w:pos="1440"/>
          <w:tab w:val="clear" w:pos="2160"/>
          <w:tab w:val="clear" w:pos="2880"/>
          <w:tab w:val="clear" w:pos="3600"/>
        </w:tabs>
        <w:spacing w:before="80" w:after="80" w:line="240" w:lineRule="auto"/>
        <w:ind w:left="450" w:firstLine="270"/>
        <w:rPr>
          <w:i w:val="0"/>
          <w:iCs/>
          <w:sz w:val="20"/>
          <w:szCs w:val="20"/>
        </w:rPr>
      </w:pPr>
      <w:r>
        <w:rPr>
          <w:i w:val="0"/>
          <w:iCs/>
          <w:sz w:val="20"/>
          <w:szCs w:val="20"/>
        </w:rPr>
        <w:t>Change Order</w:t>
      </w:r>
      <w:r w:rsidR="0030648F">
        <w:rPr>
          <w:i w:val="0"/>
          <w:iCs/>
          <w:sz w:val="20"/>
          <w:szCs w:val="20"/>
        </w:rPr>
        <w:t xml:space="preserve"> #</w:t>
      </w:r>
      <w:r w:rsidR="008969F1">
        <w:rPr>
          <w:i w:val="0"/>
          <w:iCs/>
          <w:sz w:val="20"/>
          <w:szCs w:val="20"/>
        </w:rPr>
        <w:t>1538</w:t>
      </w:r>
      <w:r w:rsidR="0030648F">
        <w:rPr>
          <w:i w:val="0"/>
          <w:iCs/>
          <w:sz w:val="20"/>
          <w:szCs w:val="20"/>
        </w:rPr>
        <w:t>3</w:t>
      </w:r>
    </w:p>
    <w:p w14:paraId="387452FF" w14:textId="77777777" w:rsidR="00CB6754" w:rsidRDefault="00CB6754" w:rsidP="00D528E6">
      <w:pPr>
        <w:pStyle w:val="text"/>
        <w:tabs>
          <w:tab w:val="clear" w:pos="720"/>
          <w:tab w:val="clear" w:pos="1440"/>
          <w:tab w:val="clear" w:pos="2160"/>
          <w:tab w:val="clear" w:pos="2880"/>
          <w:tab w:val="clear" w:pos="3600"/>
        </w:tabs>
        <w:spacing w:before="80" w:after="80" w:line="240" w:lineRule="auto"/>
        <w:ind w:left="450" w:firstLine="270"/>
        <w:rPr>
          <w:i w:val="0"/>
          <w:iCs/>
          <w:sz w:val="20"/>
          <w:szCs w:val="20"/>
        </w:rPr>
      </w:pPr>
    </w:p>
    <w:p w14:paraId="38745300" w14:textId="77777777" w:rsidR="00CB6754" w:rsidRDefault="00CB6754" w:rsidP="00CB6754">
      <w:pPr>
        <w:pStyle w:val="Heading2"/>
        <w:numPr>
          <w:ilvl w:val="1"/>
          <w:numId w:val="2"/>
        </w:numPr>
      </w:pPr>
      <w:bookmarkStart w:id="85" w:name="_Toc166387305"/>
      <w:bookmarkStart w:id="86" w:name="_Toc354401841"/>
      <w:r>
        <w:t>TEST ITEMS</w:t>
      </w:r>
      <w:bookmarkEnd w:id="85"/>
      <w:bookmarkEnd w:id="86"/>
      <w:r>
        <w:t xml:space="preserve"> </w:t>
      </w:r>
    </w:p>
    <w:p w14:paraId="38745301" w14:textId="77777777" w:rsidR="00CB6754" w:rsidRDefault="004D0AEA" w:rsidP="00CB6754">
      <w:pPr>
        <w:pStyle w:val="text"/>
        <w:tabs>
          <w:tab w:val="clear" w:pos="720"/>
          <w:tab w:val="clear" w:pos="1440"/>
          <w:tab w:val="clear" w:pos="2160"/>
          <w:tab w:val="clear" w:pos="2880"/>
          <w:tab w:val="clear" w:pos="3600"/>
        </w:tabs>
        <w:ind w:left="720" w:right="720"/>
        <w:rPr>
          <w:i w:val="0"/>
          <w:sz w:val="20"/>
        </w:rPr>
      </w:pPr>
      <w:r>
        <w:rPr>
          <w:i w:val="0"/>
          <w:sz w:val="20"/>
        </w:rPr>
        <w:t>This</w:t>
      </w:r>
      <w:r w:rsidR="00CB6754">
        <w:rPr>
          <w:i w:val="0"/>
          <w:sz w:val="20"/>
        </w:rPr>
        <w:t xml:space="preserve"> procedure will test the Extratech </w:t>
      </w:r>
      <w:r w:rsidR="007A5E53">
        <w:rPr>
          <w:i w:val="0"/>
          <w:sz w:val="20"/>
        </w:rPr>
        <w:t>M3514 hardware</w:t>
      </w:r>
      <w:r w:rsidR="005B39EF">
        <w:rPr>
          <w:i w:val="0"/>
          <w:sz w:val="20"/>
        </w:rPr>
        <w:t xml:space="preserve"> executing its </w:t>
      </w:r>
      <w:r w:rsidR="00A80AD1">
        <w:rPr>
          <w:i w:val="0"/>
          <w:sz w:val="20"/>
        </w:rPr>
        <w:t>v</w:t>
      </w:r>
      <w:r w:rsidR="0083061E">
        <w:rPr>
          <w:i w:val="0"/>
          <w:sz w:val="20"/>
        </w:rPr>
        <w:t>2.1.</w:t>
      </w:r>
      <w:r w:rsidR="00936778">
        <w:rPr>
          <w:i w:val="0"/>
          <w:sz w:val="20"/>
        </w:rPr>
        <w:t>21</w:t>
      </w:r>
      <w:r w:rsidR="009E773A">
        <w:rPr>
          <w:i w:val="0"/>
          <w:sz w:val="20"/>
        </w:rPr>
        <w:t xml:space="preserve"> software</w:t>
      </w:r>
      <w:r w:rsidR="00CB6754">
        <w:rPr>
          <w:b/>
          <w:bCs/>
          <w:i w:val="0"/>
          <w:sz w:val="20"/>
        </w:rPr>
        <w:t xml:space="preserve">. </w:t>
      </w:r>
      <w:r w:rsidR="00CB6754">
        <w:rPr>
          <w:i w:val="0"/>
          <w:sz w:val="20"/>
        </w:rPr>
        <w:t xml:space="preserve"> </w:t>
      </w:r>
    </w:p>
    <w:p w14:paraId="38745302" w14:textId="77777777" w:rsidR="00CB6754" w:rsidRPr="00435DF0" w:rsidRDefault="00CB6754" w:rsidP="00CB6754">
      <w:pPr>
        <w:pStyle w:val="text"/>
        <w:tabs>
          <w:tab w:val="clear" w:pos="720"/>
          <w:tab w:val="clear" w:pos="1440"/>
          <w:tab w:val="clear" w:pos="2160"/>
          <w:tab w:val="clear" w:pos="2880"/>
          <w:tab w:val="clear" w:pos="3600"/>
        </w:tabs>
        <w:spacing w:before="80" w:after="80" w:line="240" w:lineRule="auto"/>
        <w:ind w:left="0" w:firstLine="270"/>
        <w:rPr>
          <w:i w:val="0"/>
          <w:sz w:val="20"/>
          <w:szCs w:val="20"/>
        </w:rPr>
      </w:pPr>
    </w:p>
    <w:p w14:paraId="38745303" w14:textId="77777777" w:rsidR="00997BF4" w:rsidRDefault="0064733B" w:rsidP="003423F8">
      <w:pPr>
        <w:pStyle w:val="Heading2"/>
        <w:numPr>
          <w:ilvl w:val="1"/>
          <w:numId w:val="3"/>
        </w:numPr>
      </w:pPr>
      <w:bookmarkStart w:id="87" w:name="_Toc396037666"/>
      <w:bookmarkStart w:id="88" w:name="_Toc402943067"/>
      <w:bookmarkStart w:id="89" w:name="_Toc429182651"/>
      <w:bookmarkStart w:id="90" w:name="_Toc429185556"/>
      <w:bookmarkStart w:id="91" w:name="_Toc354401842"/>
      <w:bookmarkStart w:id="92" w:name="_Toc394300107"/>
      <w:bookmarkEnd w:id="81"/>
      <w:bookmarkEnd w:id="82"/>
      <w:bookmarkEnd w:id="83"/>
      <w:bookmarkEnd w:id="84"/>
      <w:r>
        <w:t>APPROAC</w:t>
      </w:r>
      <w:bookmarkEnd w:id="87"/>
      <w:bookmarkEnd w:id="88"/>
      <w:bookmarkEnd w:id="89"/>
      <w:bookmarkEnd w:id="90"/>
      <w:r w:rsidR="003423F8">
        <w:t>H</w:t>
      </w:r>
      <w:bookmarkEnd w:id="91"/>
    </w:p>
    <w:p w14:paraId="38745304" w14:textId="77777777" w:rsidR="003423F8" w:rsidRPr="003423F8" w:rsidRDefault="003423F8" w:rsidP="003423F8"/>
    <w:p w14:paraId="38745305" w14:textId="77777777" w:rsidR="00AE63CF" w:rsidRDefault="00AE63CF" w:rsidP="00AE63CF">
      <w:pPr>
        <w:pStyle w:val="text"/>
        <w:ind w:left="720"/>
        <w:rPr>
          <w:rFonts w:cs="Arial"/>
          <w:i w:val="0"/>
          <w:sz w:val="20"/>
          <w:szCs w:val="20"/>
        </w:rPr>
      </w:pPr>
      <w:r>
        <w:rPr>
          <w:rFonts w:cs="Arial"/>
          <w:i w:val="0"/>
          <w:sz w:val="20"/>
          <w:szCs w:val="20"/>
        </w:rPr>
        <w:t xml:space="preserve">M3514 Motion Controller testing will consist of installing the unit into a 5600 Analyzer </w:t>
      </w:r>
      <w:r w:rsidR="00A70667">
        <w:rPr>
          <w:rFonts w:cs="Arial"/>
          <w:i w:val="0"/>
          <w:sz w:val="20"/>
          <w:szCs w:val="20"/>
        </w:rPr>
        <w:t xml:space="preserve">thus </w:t>
      </w:r>
      <w:r>
        <w:rPr>
          <w:rFonts w:cs="Arial"/>
          <w:i w:val="0"/>
          <w:sz w:val="20"/>
          <w:szCs w:val="20"/>
        </w:rPr>
        <w:t xml:space="preserve">replacing its M2514 controller. </w:t>
      </w:r>
      <w:r w:rsidR="00C86EED">
        <w:rPr>
          <w:rFonts w:cs="Arial"/>
          <w:i w:val="0"/>
          <w:sz w:val="20"/>
          <w:szCs w:val="20"/>
        </w:rPr>
        <w:t xml:space="preserve">The analyzers </w:t>
      </w:r>
      <w:r>
        <w:rPr>
          <w:rFonts w:cs="Arial"/>
          <w:i w:val="0"/>
          <w:sz w:val="20"/>
          <w:szCs w:val="20"/>
        </w:rPr>
        <w:t xml:space="preserve">non-metering subsystems </w:t>
      </w:r>
      <w:r w:rsidR="00C86EED">
        <w:rPr>
          <w:rFonts w:cs="Arial"/>
          <w:i w:val="0"/>
          <w:sz w:val="20"/>
          <w:szCs w:val="20"/>
        </w:rPr>
        <w:t>will be emulated</w:t>
      </w:r>
      <w:r w:rsidR="00C05964">
        <w:rPr>
          <w:rFonts w:cs="Arial"/>
          <w:i w:val="0"/>
          <w:sz w:val="20"/>
          <w:szCs w:val="20"/>
        </w:rPr>
        <w:t xml:space="preserve">. </w:t>
      </w:r>
      <w:r w:rsidR="00C86EED">
        <w:rPr>
          <w:rFonts w:cs="Arial"/>
          <w:i w:val="0"/>
          <w:sz w:val="20"/>
          <w:szCs w:val="20"/>
        </w:rPr>
        <w:t xml:space="preserve"> </w:t>
      </w:r>
      <w:r w:rsidR="00C05964">
        <w:rPr>
          <w:rFonts w:cs="Arial"/>
          <w:i w:val="0"/>
          <w:sz w:val="20"/>
          <w:szCs w:val="20"/>
        </w:rPr>
        <w:t>Interlocks</w:t>
      </w:r>
      <w:r w:rsidR="00C86EED">
        <w:rPr>
          <w:rFonts w:cs="Arial"/>
          <w:i w:val="0"/>
          <w:sz w:val="20"/>
          <w:szCs w:val="20"/>
        </w:rPr>
        <w:t xml:space="preserve"> </w:t>
      </w:r>
      <w:r w:rsidR="00C05964">
        <w:rPr>
          <w:rFonts w:cs="Arial"/>
          <w:i w:val="0"/>
          <w:sz w:val="20"/>
          <w:szCs w:val="20"/>
        </w:rPr>
        <w:t xml:space="preserve">will be </w:t>
      </w:r>
      <w:r w:rsidR="00C86EED">
        <w:rPr>
          <w:rFonts w:cs="Arial"/>
          <w:i w:val="0"/>
          <w:sz w:val="20"/>
          <w:szCs w:val="20"/>
        </w:rPr>
        <w:t>bypassed to allow</w:t>
      </w:r>
      <w:r w:rsidR="009E773A">
        <w:rPr>
          <w:rFonts w:cs="Arial"/>
          <w:i w:val="0"/>
          <w:sz w:val="20"/>
          <w:szCs w:val="20"/>
        </w:rPr>
        <w:t xml:space="preserve"> physical and visual</w:t>
      </w:r>
      <w:r w:rsidR="00C86EED">
        <w:rPr>
          <w:rFonts w:cs="Arial"/>
          <w:i w:val="0"/>
          <w:sz w:val="20"/>
          <w:szCs w:val="20"/>
        </w:rPr>
        <w:t xml:space="preserve"> access </w:t>
      </w:r>
      <w:r w:rsidR="00C05964">
        <w:rPr>
          <w:rFonts w:cs="Arial"/>
          <w:i w:val="0"/>
          <w:sz w:val="20"/>
          <w:szCs w:val="20"/>
        </w:rPr>
        <w:t>to the</w:t>
      </w:r>
      <w:r w:rsidR="009E773A">
        <w:rPr>
          <w:rFonts w:cs="Arial"/>
          <w:i w:val="0"/>
          <w:sz w:val="20"/>
          <w:szCs w:val="20"/>
        </w:rPr>
        <w:t xml:space="preserve"> robot arms. A series of operational c</w:t>
      </w:r>
      <w:r w:rsidR="00C86EED">
        <w:rPr>
          <w:rFonts w:cs="Arial"/>
          <w:i w:val="0"/>
          <w:sz w:val="20"/>
          <w:szCs w:val="20"/>
        </w:rPr>
        <w:t xml:space="preserve">ommand scripts will be created and executed to drive the analyzer in ways that demonstrate its operation in basic and advanced operational scenarios. </w:t>
      </w:r>
      <w:r w:rsidR="00524795">
        <w:rPr>
          <w:rFonts w:cs="Arial"/>
          <w:i w:val="0"/>
          <w:sz w:val="20"/>
          <w:szCs w:val="20"/>
        </w:rPr>
        <w:t xml:space="preserve">Messaging data will then be collected at the </w:t>
      </w:r>
      <w:r w:rsidR="00D35EF5">
        <w:rPr>
          <w:rFonts w:cs="Arial"/>
          <w:i w:val="0"/>
          <w:sz w:val="20"/>
          <w:szCs w:val="20"/>
        </w:rPr>
        <w:t xml:space="preserve">Ethernet </w:t>
      </w:r>
      <w:r w:rsidR="00524795">
        <w:rPr>
          <w:rFonts w:cs="Arial"/>
          <w:i w:val="0"/>
          <w:sz w:val="20"/>
          <w:szCs w:val="20"/>
        </w:rPr>
        <w:t xml:space="preserve">IP interface level and analyzed. Central to the testing is the comparison of results obtained when the equivalent testing is performed with the M2514 installed. </w:t>
      </w:r>
    </w:p>
    <w:p w14:paraId="38745306" w14:textId="77777777" w:rsidR="0064733B" w:rsidRDefault="0064733B" w:rsidP="00C933B0">
      <w:pPr>
        <w:pStyle w:val="Heading2"/>
        <w:numPr>
          <w:ilvl w:val="1"/>
          <w:numId w:val="3"/>
        </w:numPr>
      </w:pPr>
      <w:bookmarkStart w:id="93" w:name="_Toc354401843"/>
      <w:bookmarkEnd w:id="92"/>
      <w:r>
        <w:lastRenderedPageBreak/>
        <w:t>RESOURCE REQUIREMENTS</w:t>
      </w:r>
      <w:bookmarkEnd w:id="93"/>
      <w:r>
        <w:t xml:space="preserve"> </w:t>
      </w:r>
    </w:p>
    <w:p w14:paraId="38745307" w14:textId="77777777" w:rsidR="0064733B" w:rsidRDefault="0064733B" w:rsidP="00C933B0">
      <w:pPr>
        <w:pStyle w:val="Heading3"/>
        <w:numPr>
          <w:ilvl w:val="2"/>
          <w:numId w:val="2"/>
        </w:numPr>
        <w:tabs>
          <w:tab w:val="clear" w:pos="2502"/>
        </w:tabs>
      </w:pPr>
      <w:bookmarkStart w:id="94" w:name="_Toc394300112"/>
      <w:bookmarkStart w:id="95" w:name="_Toc396037673"/>
      <w:bookmarkStart w:id="96" w:name="_Toc402943074"/>
      <w:bookmarkStart w:id="97" w:name="_Toc429182658"/>
      <w:bookmarkStart w:id="98" w:name="_Toc429185563"/>
      <w:bookmarkStart w:id="99" w:name="_Toc354401844"/>
      <w:r>
        <w:t>Equipment and Materials Required</w:t>
      </w:r>
      <w:bookmarkEnd w:id="94"/>
      <w:bookmarkEnd w:id="95"/>
      <w:bookmarkEnd w:id="96"/>
      <w:bookmarkEnd w:id="97"/>
      <w:bookmarkEnd w:id="98"/>
      <w:bookmarkEnd w:id="99"/>
    </w:p>
    <w:p w14:paraId="38745308" w14:textId="77777777" w:rsidR="0064733B" w:rsidRDefault="00CD7A17"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VITRO</w:t>
      </w:r>
      <w:r w:rsidR="00514385">
        <w:rPr>
          <w:i w:val="0"/>
          <w:sz w:val="20"/>
        </w:rPr>
        <w:t>S 5600 Analyzer executing V2.0 s</w:t>
      </w:r>
      <w:r>
        <w:rPr>
          <w:i w:val="0"/>
          <w:sz w:val="20"/>
        </w:rPr>
        <w:t>oftware</w:t>
      </w:r>
    </w:p>
    <w:p w14:paraId="38745309" w14:textId="77777777" w:rsidR="0064733B" w:rsidRDefault="001E382F"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 xml:space="preserve">2 </w:t>
      </w:r>
      <w:r w:rsidR="00CD7A17">
        <w:rPr>
          <w:i w:val="0"/>
          <w:sz w:val="20"/>
        </w:rPr>
        <w:t xml:space="preserve">Extratech M3514 </w:t>
      </w:r>
      <w:r w:rsidR="00D22F65">
        <w:rPr>
          <w:i w:val="0"/>
          <w:sz w:val="20"/>
        </w:rPr>
        <w:t>controllers</w:t>
      </w:r>
      <w:r w:rsidR="00A70667">
        <w:rPr>
          <w:i w:val="0"/>
          <w:sz w:val="20"/>
        </w:rPr>
        <w:t xml:space="preserve"> </w:t>
      </w:r>
      <w:r w:rsidR="00514385">
        <w:rPr>
          <w:i w:val="0"/>
          <w:sz w:val="20"/>
        </w:rPr>
        <w:t xml:space="preserve">with </w:t>
      </w:r>
      <w:r w:rsidR="00A80AD1">
        <w:rPr>
          <w:rFonts w:eastAsia="Times New Roman"/>
          <w:i w:val="0"/>
        </w:rPr>
        <w:t>v</w:t>
      </w:r>
      <w:r w:rsidR="0083061E">
        <w:rPr>
          <w:rFonts w:eastAsia="Times New Roman"/>
          <w:i w:val="0"/>
        </w:rPr>
        <w:t>2.1.</w:t>
      </w:r>
      <w:r w:rsidR="00936778">
        <w:rPr>
          <w:rFonts w:eastAsia="Times New Roman"/>
          <w:i w:val="0"/>
        </w:rPr>
        <w:t>21</w:t>
      </w:r>
      <w:r w:rsidR="00514385">
        <w:rPr>
          <w:rFonts w:eastAsia="Times New Roman"/>
        </w:rPr>
        <w:t xml:space="preserve"> </w:t>
      </w:r>
      <w:r w:rsidR="00514385">
        <w:rPr>
          <w:i w:val="0"/>
          <w:sz w:val="20"/>
        </w:rPr>
        <w:t>software installed</w:t>
      </w:r>
      <w:r w:rsidR="0064733B">
        <w:rPr>
          <w:i w:val="0"/>
          <w:sz w:val="20"/>
        </w:rPr>
        <w:t>.</w:t>
      </w:r>
    </w:p>
    <w:p w14:paraId="3874530A" w14:textId="77777777" w:rsidR="00514385" w:rsidRDefault="00514385"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PC running Microsof</w:t>
      </w:r>
      <w:r w:rsidR="009373F7">
        <w:rPr>
          <w:i w:val="0"/>
          <w:sz w:val="20"/>
        </w:rPr>
        <w:t>t XP Professional Service Pack 3</w:t>
      </w:r>
    </w:p>
    <w:p w14:paraId="3874530B" w14:textId="77777777" w:rsidR="00514385" w:rsidRDefault="004511C6"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Wireshark</w:t>
      </w:r>
      <w:r w:rsidR="00514385">
        <w:rPr>
          <w:i w:val="0"/>
          <w:sz w:val="20"/>
        </w:rPr>
        <w:t xml:space="preserve"> Protocol analyzer </w:t>
      </w:r>
      <w:r w:rsidR="001C5D00">
        <w:rPr>
          <w:i w:val="0"/>
          <w:sz w:val="20"/>
        </w:rPr>
        <w:t>V</w:t>
      </w:r>
      <w:r w:rsidR="00514385">
        <w:rPr>
          <w:i w:val="0"/>
          <w:sz w:val="20"/>
        </w:rPr>
        <w:t>1.6.4 installed on PC.</w:t>
      </w:r>
    </w:p>
    <w:p w14:paraId="3874530C" w14:textId="77777777" w:rsidR="000C773B" w:rsidRDefault="00E467C7"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OCD Qnx port of tcpdump</w:t>
      </w:r>
      <w:r w:rsidR="000C773B">
        <w:rPr>
          <w:i w:val="0"/>
          <w:sz w:val="20"/>
        </w:rPr>
        <w:t xml:space="preserve"> </w:t>
      </w:r>
      <w:r>
        <w:rPr>
          <w:i w:val="0"/>
          <w:sz w:val="20"/>
        </w:rPr>
        <w:t xml:space="preserve">software </w:t>
      </w:r>
      <w:r w:rsidR="000C773B">
        <w:rPr>
          <w:i w:val="0"/>
          <w:sz w:val="20"/>
        </w:rPr>
        <w:t>protocol analyzer</w:t>
      </w:r>
      <w:r w:rsidR="002C06AA">
        <w:rPr>
          <w:i w:val="0"/>
          <w:sz w:val="20"/>
        </w:rPr>
        <w:t xml:space="preserve"> available on OCD analyzer</w:t>
      </w:r>
      <w:r w:rsidR="000C773B">
        <w:rPr>
          <w:i w:val="0"/>
          <w:sz w:val="20"/>
        </w:rPr>
        <w:t xml:space="preserve">. </w:t>
      </w:r>
    </w:p>
    <w:p w14:paraId="3874530D" w14:textId="77777777" w:rsidR="00514385" w:rsidRDefault="00A70667"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Extratech</w:t>
      </w:r>
      <w:r w:rsidR="00514385">
        <w:rPr>
          <w:i w:val="0"/>
          <w:sz w:val="20"/>
        </w:rPr>
        <w:t xml:space="preserve"> OCD </w:t>
      </w:r>
      <w:r>
        <w:rPr>
          <w:i w:val="0"/>
          <w:sz w:val="20"/>
        </w:rPr>
        <w:t xml:space="preserve">Packet </w:t>
      </w:r>
      <w:r w:rsidR="00514385">
        <w:rPr>
          <w:i w:val="0"/>
          <w:sz w:val="20"/>
        </w:rPr>
        <w:t>Capture Tool executable installed on PC.</w:t>
      </w:r>
    </w:p>
    <w:p w14:paraId="3874530E" w14:textId="77777777" w:rsidR="00C47ECD" w:rsidRDefault="00C47ECD"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 xml:space="preserve">OCD Packet Capture </w:t>
      </w:r>
      <w:r w:rsidR="00564D38">
        <w:rPr>
          <w:i w:val="0"/>
          <w:sz w:val="20"/>
        </w:rPr>
        <w:t>Tool</w:t>
      </w:r>
      <w:r>
        <w:rPr>
          <w:i w:val="0"/>
          <w:sz w:val="20"/>
        </w:rPr>
        <w:t xml:space="preserve"> analysis script.</w:t>
      </w:r>
    </w:p>
    <w:p w14:paraId="3874530F" w14:textId="77777777" w:rsidR="00514385" w:rsidRDefault="007A491D"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 xml:space="preserve"> 4 port Network Hub</w:t>
      </w:r>
    </w:p>
    <w:p w14:paraId="38745310" w14:textId="77777777" w:rsidR="0064733B" w:rsidRDefault="0064733B" w:rsidP="00C933B0">
      <w:pPr>
        <w:pStyle w:val="Heading3"/>
        <w:numPr>
          <w:ilvl w:val="2"/>
          <w:numId w:val="2"/>
        </w:numPr>
        <w:tabs>
          <w:tab w:val="clear" w:pos="2502"/>
        </w:tabs>
      </w:pPr>
      <w:bookmarkStart w:id="100" w:name="_Toc394300113"/>
      <w:bookmarkStart w:id="101" w:name="_Toc396037674"/>
      <w:bookmarkStart w:id="102" w:name="_Toc402943075"/>
      <w:bookmarkStart w:id="103" w:name="_Toc429182659"/>
      <w:bookmarkStart w:id="104" w:name="_Toc429185564"/>
      <w:bookmarkStart w:id="105" w:name="_Toc354401845"/>
      <w:r>
        <w:t>Skills Required</w:t>
      </w:r>
      <w:bookmarkEnd w:id="100"/>
      <w:bookmarkEnd w:id="101"/>
      <w:bookmarkEnd w:id="102"/>
      <w:bookmarkEnd w:id="103"/>
      <w:bookmarkEnd w:id="104"/>
      <w:bookmarkEnd w:id="105"/>
    </w:p>
    <w:p w14:paraId="38745311" w14:textId="77777777" w:rsidR="0064733B" w:rsidRDefault="0064733B">
      <w:pPr>
        <w:pStyle w:val="text"/>
        <w:tabs>
          <w:tab w:val="clear" w:pos="720"/>
          <w:tab w:val="clear" w:pos="1440"/>
          <w:tab w:val="clear" w:pos="2160"/>
          <w:tab w:val="clear" w:pos="2880"/>
          <w:tab w:val="clear" w:pos="3600"/>
        </w:tabs>
        <w:ind w:left="720" w:right="720"/>
        <w:rPr>
          <w:i w:val="0"/>
          <w:sz w:val="20"/>
        </w:rPr>
      </w:pPr>
      <w:r>
        <w:rPr>
          <w:i w:val="0"/>
          <w:sz w:val="20"/>
        </w:rPr>
        <w:t>Electrical</w:t>
      </w:r>
      <w:r w:rsidR="00E50EE8">
        <w:rPr>
          <w:i w:val="0"/>
          <w:sz w:val="20"/>
        </w:rPr>
        <w:t xml:space="preserve">/Software </w:t>
      </w:r>
      <w:r>
        <w:rPr>
          <w:i w:val="0"/>
          <w:sz w:val="20"/>
        </w:rPr>
        <w:t xml:space="preserve">Engineer </w:t>
      </w:r>
      <w:r w:rsidR="00E420D5">
        <w:rPr>
          <w:i w:val="0"/>
          <w:sz w:val="20"/>
        </w:rPr>
        <w:t xml:space="preserve">and Technicians </w:t>
      </w:r>
      <w:r>
        <w:rPr>
          <w:i w:val="0"/>
          <w:sz w:val="20"/>
        </w:rPr>
        <w:t>having:</w:t>
      </w:r>
    </w:p>
    <w:p w14:paraId="38745312" w14:textId="77777777" w:rsidR="0064733B" w:rsidRDefault="0064733B"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 xml:space="preserve">Familiarity with </w:t>
      </w:r>
      <w:r w:rsidR="00E50EE8">
        <w:rPr>
          <w:i w:val="0"/>
          <w:sz w:val="20"/>
        </w:rPr>
        <w:t xml:space="preserve">IP network analysis </w:t>
      </w:r>
      <w:r>
        <w:rPr>
          <w:i w:val="0"/>
          <w:sz w:val="20"/>
        </w:rPr>
        <w:t>electrical test equipment</w:t>
      </w:r>
    </w:p>
    <w:p w14:paraId="38745313" w14:textId="77777777" w:rsidR="00E50EE8" w:rsidRDefault="00E50EE8"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Familiarity with analyzer script creation and editing.</w:t>
      </w:r>
    </w:p>
    <w:p w14:paraId="38745314" w14:textId="77777777" w:rsidR="00E50EE8" w:rsidRDefault="00A70667" w:rsidP="00C933B0">
      <w:pPr>
        <w:pStyle w:val="text"/>
        <w:numPr>
          <w:ilvl w:val="0"/>
          <w:numId w:val="1"/>
        </w:numPr>
        <w:tabs>
          <w:tab w:val="clear" w:pos="720"/>
          <w:tab w:val="clear" w:pos="1440"/>
          <w:tab w:val="clear" w:pos="2160"/>
          <w:tab w:val="clear" w:pos="2880"/>
          <w:tab w:val="clear" w:pos="3600"/>
        </w:tabs>
        <w:ind w:right="720"/>
        <w:rPr>
          <w:i w:val="0"/>
          <w:sz w:val="20"/>
        </w:rPr>
      </w:pPr>
      <w:r>
        <w:rPr>
          <w:i w:val="0"/>
          <w:sz w:val="20"/>
        </w:rPr>
        <w:t>Familiarity with s</w:t>
      </w:r>
      <w:r w:rsidR="00E50EE8">
        <w:rPr>
          <w:i w:val="0"/>
          <w:sz w:val="20"/>
        </w:rPr>
        <w:t>cripted parsing of OCD log files and network IP capture files.</w:t>
      </w:r>
    </w:p>
    <w:p w14:paraId="38745315" w14:textId="77777777" w:rsidR="0064733B" w:rsidRDefault="0064733B" w:rsidP="00C933B0">
      <w:pPr>
        <w:pStyle w:val="Heading3"/>
        <w:numPr>
          <w:ilvl w:val="2"/>
          <w:numId w:val="2"/>
        </w:numPr>
        <w:tabs>
          <w:tab w:val="clear" w:pos="2502"/>
        </w:tabs>
      </w:pPr>
      <w:bookmarkStart w:id="106" w:name="_Toc394300114"/>
      <w:bookmarkStart w:id="107" w:name="_Toc396037675"/>
      <w:bookmarkStart w:id="108" w:name="_Toc402943076"/>
      <w:bookmarkStart w:id="109" w:name="_Toc429182660"/>
      <w:bookmarkStart w:id="110" w:name="_Toc429185565"/>
      <w:bookmarkStart w:id="111" w:name="_Toc354401846"/>
      <w:r>
        <w:t>Environments</w:t>
      </w:r>
      <w:bookmarkEnd w:id="106"/>
      <w:bookmarkEnd w:id="107"/>
      <w:bookmarkEnd w:id="108"/>
      <w:bookmarkEnd w:id="109"/>
      <w:bookmarkEnd w:id="110"/>
      <w:bookmarkEnd w:id="111"/>
    </w:p>
    <w:p w14:paraId="38745316" w14:textId="77777777" w:rsidR="0064733B" w:rsidRPr="004E2040" w:rsidRDefault="0064733B">
      <w:pPr>
        <w:pStyle w:val="text"/>
        <w:tabs>
          <w:tab w:val="clear" w:pos="720"/>
          <w:tab w:val="clear" w:pos="1440"/>
          <w:tab w:val="clear" w:pos="2160"/>
          <w:tab w:val="clear" w:pos="2880"/>
          <w:tab w:val="clear" w:pos="3600"/>
        </w:tabs>
        <w:ind w:left="720" w:right="720"/>
        <w:rPr>
          <w:i w:val="0"/>
          <w:sz w:val="20"/>
        </w:rPr>
      </w:pPr>
      <w:r>
        <w:rPr>
          <w:i w:val="0"/>
          <w:sz w:val="20"/>
        </w:rPr>
        <w:t xml:space="preserve">Testing will be performed in a standard lab environment at ambient temperature and humidity.  This test does not require any bio-hazardous fluids. </w:t>
      </w:r>
      <w:bookmarkStart w:id="112" w:name="_Toc394300119"/>
      <w:bookmarkEnd w:id="112"/>
    </w:p>
    <w:p w14:paraId="38745317" w14:textId="77777777" w:rsidR="0064733B" w:rsidRDefault="0064733B" w:rsidP="00C933B0">
      <w:pPr>
        <w:pStyle w:val="Heading1"/>
        <w:pageBreakBefore/>
        <w:numPr>
          <w:ilvl w:val="0"/>
          <w:numId w:val="3"/>
        </w:numPr>
        <w:tabs>
          <w:tab w:val="clear" w:pos="850"/>
        </w:tabs>
        <w:sectPr w:rsidR="0064733B" w:rsidSect="003074C8">
          <w:footerReference w:type="default" r:id="rId16"/>
          <w:type w:val="nextColumn"/>
          <w:pgSz w:w="12240" w:h="15840" w:code="1"/>
          <w:pgMar w:top="1080" w:right="1440" w:bottom="1152" w:left="1440" w:header="432" w:footer="288" w:gutter="0"/>
          <w:cols w:space="720"/>
        </w:sectPr>
      </w:pPr>
    </w:p>
    <w:p w14:paraId="38745318" w14:textId="77777777" w:rsidR="0064733B" w:rsidRDefault="0064733B" w:rsidP="00C933B0">
      <w:pPr>
        <w:pStyle w:val="Heading1"/>
        <w:pageBreakBefore/>
        <w:numPr>
          <w:ilvl w:val="0"/>
          <w:numId w:val="3"/>
        </w:numPr>
        <w:tabs>
          <w:tab w:val="clear" w:pos="850"/>
        </w:tabs>
      </w:pPr>
      <w:bookmarkStart w:id="113" w:name="_Toc354401847"/>
      <w:r>
        <w:lastRenderedPageBreak/>
        <w:t>Test Procedure</w:t>
      </w:r>
      <w:bookmarkEnd w:id="113"/>
    </w:p>
    <w:p w14:paraId="38745319" w14:textId="77777777" w:rsidR="009373F7" w:rsidRDefault="009373F7" w:rsidP="009373F7">
      <w:pPr>
        <w:pStyle w:val="Heading2"/>
        <w:numPr>
          <w:ilvl w:val="1"/>
          <w:numId w:val="3"/>
        </w:numPr>
      </w:pPr>
      <w:bookmarkStart w:id="114" w:name="_Toc354401848"/>
      <w:r>
        <w:t>Basic Communications Test</w:t>
      </w:r>
      <w:bookmarkEnd w:id="114"/>
    </w:p>
    <w:p w14:paraId="3874531A" w14:textId="77777777" w:rsidR="00421D0B" w:rsidRDefault="00421D0B" w:rsidP="00421D0B">
      <w:pPr>
        <w:pStyle w:val="Heading3"/>
        <w:numPr>
          <w:ilvl w:val="2"/>
          <w:numId w:val="2"/>
        </w:numPr>
        <w:tabs>
          <w:tab w:val="clear" w:pos="2502"/>
        </w:tabs>
      </w:pPr>
      <w:bookmarkStart w:id="115" w:name="_Toc354401849"/>
      <w:r>
        <w:t>Description</w:t>
      </w:r>
      <w:bookmarkEnd w:id="115"/>
    </w:p>
    <w:p w14:paraId="3874531B" w14:textId="77777777" w:rsidR="00C05614" w:rsidRDefault="005371DE" w:rsidP="00C05614">
      <w:pPr>
        <w:ind w:left="792"/>
      </w:pPr>
      <w:r>
        <w:t xml:space="preserve">This test </w:t>
      </w:r>
      <w:r w:rsidR="0018153F">
        <w:t>sends standard “go to home</w:t>
      </w:r>
      <w:r w:rsidR="00A70667">
        <w:t>” move command</w:t>
      </w:r>
      <w:r>
        <w:t>s</w:t>
      </w:r>
      <w:r w:rsidR="00A70667">
        <w:t xml:space="preserve"> simultaneously to the primary and secondary </w:t>
      </w:r>
      <w:r w:rsidR="00F805DD">
        <w:t>metering robot arms.   The objective of the test is to isolate</w:t>
      </w:r>
      <w:r w:rsidR="007F56E1">
        <w:t xml:space="preserve"> and characterize</w:t>
      </w:r>
      <w:r w:rsidR="009C6857">
        <w:t xml:space="preserve"> high rate </w:t>
      </w:r>
      <w:r w:rsidR="00F805DD">
        <w:t>IP command message handling</w:t>
      </w:r>
      <w:r w:rsidR="004E2040">
        <w:t xml:space="preserve"> </w:t>
      </w:r>
      <w:r w:rsidR="00175DE4">
        <w:t xml:space="preserve">behavior </w:t>
      </w:r>
      <w:r w:rsidR="00F805DD">
        <w:t xml:space="preserve">of the </w:t>
      </w:r>
      <w:r w:rsidR="00175DE4">
        <w:t xml:space="preserve">controller. </w:t>
      </w:r>
      <w:r w:rsidR="007F56E1">
        <w:t xml:space="preserve"> </w:t>
      </w:r>
      <w:r w:rsidR="00175DE4">
        <w:t xml:space="preserve">We repeat </w:t>
      </w:r>
      <w:r w:rsidR="007F56E1">
        <w:t>the command</w:t>
      </w:r>
      <w:r w:rsidR="00175DE4">
        <w:t xml:space="preserve"> for</w:t>
      </w:r>
      <w:r w:rsidR="00DB5922">
        <w:t xml:space="preserve"> (3) 20000</w:t>
      </w:r>
      <w:r w:rsidR="004E2040" w:rsidRPr="007F56E1">
        <w:rPr>
          <w:b/>
        </w:rPr>
        <w:t xml:space="preserve"> </w:t>
      </w:r>
      <w:r w:rsidR="00DB5922" w:rsidRPr="00DB5922">
        <w:t xml:space="preserve">repetition </w:t>
      </w:r>
      <w:r w:rsidR="00DB5922">
        <w:t xml:space="preserve">test cycles </w:t>
      </w:r>
      <w:r w:rsidR="007F56E1">
        <w:t>and</w:t>
      </w:r>
      <w:r w:rsidR="004E2040">
        <w:t xml:space="preserve"> evaluate the command to response </w:t>
      </w:r>
      <w:r w:rsidR="00E420D5">
        <w:t xml:space="preserve">timing characteristics in comparison to </w:t>
      </w:r>
      <w:r w:rsidR="007F56E1">
        <w:t xml:space="preserve">the same testing performed with </w:t>
      </w:r>
      <w:r w:rsidR="00E420D5">
        <w:t>the M2514</w:t>
      </w:r>
      <w:r w:rsidR="007F56E1">
        <w:t xml:space="preserve"> installed</w:t>
      </w:r>
      <w:r w:rsidR="00E420D5">
        <w:t xml:space="preserve">. </w:t>
      </w:r>
    </w:p>
    <w:p w14:paraId="3874531C" w14:textId="77777777" w:rsidR="00175DE4" w:rsidRDefault="0023402C" w:rsidP="00175DE4">
      <w:pPr>
        <w:pStyle w:val="Heading3"/>
        <w:numPr>
          <w:ilvl w:val="2"/>
          <w:numId w:val="2"/>
        </w:numPr>
        <w:tabs>
          <w:tab w:val="clear" w:pos="2502"/>
        </w:tabs>
      </w:pPr>
      <w:bookmarkStart w:id="116" w:name="_Toc354401850"/>
      <w:r>
        <w:t>Test Steps</w:t>
      </w:r>
      <w:bookmarkEnd w:id="116"/>
    </w:p>
    <w:tbl>
      <w:tblPr>
        <w:tblW w:w="139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60" w:type="dxa"/>
          <w:right w:w="60" w:type="dxa"/>
        </w:tblCellMar>
        <w:tblLook w:val="0000" w:firstRow="0" w:lastRow="0" w:firstColumn="0" w:lastColumn="0" w:noHBand="0" w:noVBand="0"/>
      </w:tblPr>
      <w:tblGrid>
        <w:gridCol w:w="966"/>
        <w:gridCol w:w="6344"/>
        <w:gridCol w:w="3028"/>
        <w:gridCol w:w="2903"/>
        <w:gridCol w:w="678"/>
      </w:tblGrid>
      <w:tr w:rsidR="00E420D5" w14:paraId="38745323" w14:textId="77777777" w:rsidTr="000A2590">
        <w:trPr>
          <w:cantSplit/>
          <w:tblHeader/>
          <w:jc w:val="center"/>
        </w:trPr>
        <w:tc>
          <w:tcPr>
            <w:tcW w:w="966" w:type="dxa"/>
            <w:vAlign w:val="center"/>
          </w:tcPr>
          <w:p w14:paraId="3874531D" w14:textId="77777777" w:rsidR="00E420D5" w:rsidRDefault="00E420D5" w:rsidP="00E420D5">
            <w:pPr>
              <w:pStyle w:val="5x6cell"/>
              <w:widowControl/>
              <w:tabs>
                <w:tab w:val="left" w:pos="360"/>
              </w:tabs>
              <w:spacing w:before="0" w:after="0"/>
              <w:jc w:val="center"/>
            </w:pPr>
            <w:r>
              <w:rPr>
                <w:b/>
              </w:rPr>
              <w:t>Step</w:t>
            </w:r>
          </w:p>
        </w:tc>
        <w:tc>
          <w:tcPr>
            <w:tcW w:w="6344" w:type="dxa"/>
            <w:vAlign w:val="center"/>
          </w:tcPr>
          <w:p w14:paraId="3874531E" w14:textId="77777777" w:rsidR="00E420D5" w:rsidRDefault="00E420D5" w:rsidP="00E420D5">
            <w:pPr>
              <w:pStyle w:val="5x6cell"/>
              <w:widowControl/>
              <w:spacing w:before="0" w:after="0"/>
              <w:jc w:val="center"/>
              <w:rPr>
                <w:b/>
              </w:rPr>
            </w:pPr>
            <w:r>
              <w:rPr>
                <w:b/>
              </w:rPr>
              <w:t>Action</w:t>
            </w:r>
          </w:p>
        </w:tc>
        <w:tc>
          <w:tcPr>
            <w:tcW w:w="3028" w:type="dxa"/>
            <w:vAlign w:val="center"/>
          </w:tcPr>
          <w:p w14:paraId="3874531F" w14:textId="77777777" w:rsidR="00E420D5" w:rsidRDefault="00E420D5" w:rsidP="00E420D5">
            <w:pPr>
              <w:pStyle w:val="5x6cell"/>
              <w:widowControl/>
              <w:spacing w:before="0" w:after="0"/>
              <w:jc w:val="center"/>
              <w:rPr>
                <w:b/>
              </w:rPr>
            </w:pPr>
            <w:r>
              <w:rPr>
                <w:b/>
              </w:rPr>
              <w:t>Expected Result</w:t>
            </w:r>
          </w:p>
        </w:tc>
        <w:tc>
          <w:tcPr>
            <w:tcW w:w="2903" w:type="dxa"/>
            <w:vAlign w:val="center"/>
          </w:tcPr>
          <w:p w14:paraId="38745320" w14:textId="77777777" w:rsidR="00E420D5" w:rsidRDefault="00E420D5" w:rsidP="00E420D5">
            <w:pPr>
              <w:pStyle w:val="5x6cell"/>
              <w:widowControl/>
              <w:spacing w:before="0" w:after="0"/>
              <w:jc w:val="center"/>
              <w:rPr>
                <w:b/>
              </w:rPr>
            </w:pPr>
            <w:r>
              <w:rPr>
                <w:b/>
              </w:rPr>
              <w:t>Actual Result</w:t>
            </w:r>
          </w:p>
        </w:tc>
        <w:tc>
          <w:tcPr>
            <w:tcW w:w="678" w:type="dxa"/>
            <w:vAlign w:val="center"/>
          </w:tcPr>
          <w:p w14:paraId="38745321" w14:textId="77777777" w:rsidR="00E420D5" w:rsidRDefault="00E420D5" w:rsidP="00E420D5">
            <w:pPr>
              <w:pStyle w:val="5x6cell"/>
              <w:widowControl/>
              <w:spacing w:before="0" w:after="0"/>
              <w:jc w:val="center"/>
              <w:rPr>
                <w:b/>
              </w:rPr>
            </w:pPr>
            <w:r>
              <w:rPr>
                <w:b/>
              </w:rPr>
              <w:t>P / F /</w:t>
            </w:r>
          </w:p>
          <w:p w14:paraId="38745322" w14:textId="77777777" w:rsidR="00E420D5" w:rsidRDefault="00E420D5" w:rsidP="00E420D5">
            <w:pPr>
              <w:pStyle w:val="5x6cell"/>
              <w:widowControl/>
              <w:spacing w:before="0" w:after="0"/>
              <w:jc w:val="center"/>
              <w:rPr>
                <w:b/>
              </w:rPr>
            </w:pPr>
            <w:r>
              <w:rPr>
                <w:b/>
              </w:rPr>
              <w:t>I / NE</w:t>
            </w:r>
          </w:p>
        </w:tc>
      </w:tr>
      <w:tr w:rsidR="00E420D5" w14:paraId="38745325" w14:textId="77777777" w:rsidTr="00E420D5">
        <w:trPr>
          <w:cantSplit/>
          <w:trHeight w:val="59"/>
          <w:jc w:val="center"/>
        </w:trPr>
        <w:tc>
          <w:tcPr>
            <w:tcW w:w="13919" w:type="dxa"/>
            <w:gridSpan w:val="5"/>
            <w:shd w:val="clear" w:color="auto" w:fill="D9D9D9"/>
          </w:tcPr>
          <w:p w14:paraId="38745324" w14:textId="77777777" w:rsidR="00E420D5" w:rsidRDefault="00E420D5" w:rsidP="00E420D5">
            <w:pPr>
              <w:pStyle w:val="5x6cell"/>
              <w:spacing w:before="0" w:after="0"/>
              <w:rPr>
                <w:b/>
                <w:bCs/>
              </w:rPr>
            </w:pPr>
          </w:p>
        </w:tc>
      </w:tr>
      <w:tr w:rsidR="0099087A" w14:paraId="3874532D" w14:textId="77777777" w:rsidTr="00B24759">
        <w:trPr>
          <w:cantSplit/>
          <w:trHeight w:val="867"/>
          <w:jc w:val="center"/>
        </w:trPr>
        <w:tc>
          <w:tcPr>
            <w:tcW w:w="966" w:type="dxa"/>
          </w:tcPr>
          <w:p w14:paraId="38745326" w14:textId="77777777" w:rsidR="0099087A" w:rsidRDefault="0099087A" w:rsidP="00932421">
            <w:pPr>
              <w:pStyle w:val="5x6cell"/>
              <w:widowControl/>
              <w:numPr>
                <w:ilvl w:val="0"/>
                <w:numId w:val="7"/>
              </w:numPr>
              <w:spacing w:before="0" w:after="0"/>
              <w:jc w:val="center"/>
            </w:pPr>
          </w:p>
        </w:tc>
        <w:tc>
          <w:tcPr>
            <w:tcW w:w="6344" w:type="dxa"/>
          </w:tcPr>
          <w:p w14:paraId="38745327" w14:textId="77777777" w:rsidR="0099087A" w:rsidRPr="0099087A" w:rsidRDefault="0099087A" w:rsidP="0099087A">
            <w:pPr>
              <w:spacing w:after="60" w:line="240" w:lineRule="auto"/>
              <w:rPr>
                <w:rFonts w:ascii="Times New Roman" w:hAnsi="Times New Roman" w:cs="Times New Roman"/>
                <w:sz w:val="20"/>
                <w:szCs w:val="20"/>
              </w:rPr>
            </w:pPr>
            <w:r w:rsidRPr="0099087A">
              <w:rPr>
                <w:rFonts w:ascii="Times New Roman" w:hAnsi="Times New Roman" w:cs="Times New Roman"/>
                <w:sz w:val="20"/>
                <w:szCs w:val="20"/>
              </w:rPr>
              <w:t>Boot up the analyzer and allow initialization.</w:t>
            </w:r>
          </w:p>
        </w:tc>
        <w:tc>
          <w:tcPr>
            <w:tcW w:w="3028" w:type="dxa"/>
          </w:tcPr>
          <w:p w14:paraId="38745328" w14:textId="77777777" w:rsidR="0099087A" w:rsidRDefault="0099087A" w:rsidP="001A1FCA">
            <w:pPr>
              <w:pStyle w:val="List1"/>
              <w:numPr>
                <w:ilvl w:val="0"/>
                <w:numId w:val="0"/>
              </w:numPr>
            </w:pPr>
            <w:r>
              <w:rPr>
                <w:u w:val="single"/>
              </w:rPr>
              <w:t>Visual:</w:t>
            </w:r>
            <w:r>
              <w:t xml:space="preserve"> </w:t>
            </w:r>
          </w:p>
          <w:p w14:paraId="38745329" w14:textId="77777777" w:rsidR="00C40B5C" w:rsidRPr="0099087A" w:rsidRDefault="00C40B5C" w:rsidP="001A1FCA">
            <w:pPr>
              <w:pStyle w:val="List1"/>
              <w:numPr>
                <w:ilvl w:val="0"/>
                <w:numId w:val="0"/>
              </w:numPr>
            </w:pPr>
            <w:r>
              <w:t xml:space="preserve">System Status Legend changes from ‘Initializing’ to </w:t>
            </w:r>
            <w:r w:rsidR="00141AA0">
              <w:t>‘</w:t>
            </w:r>
            <w:r>
              <w:t>Ready</w:t>
            </w:r>
            <w:r w:rsidR="00141AA0">
              <w:t>’</w:t>
            </w:r>
            <w:r>
              <w:t xml:space="preserve">. </w:t>
            </w:r>
          </w:p>
        </w:tc>
        <w:tc>
          <w:tcPr>
            <w:tcW w:w="2903" w:type="dxa"/>
          </w:tcPr>
          <w:p w14:paraId="3874532A" w14:textId="77777777" w:rsidR="0099087A" w:rsidRPr="0099087A" w:rsidRDefault="0099087A"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32B" w14:textId="77777777" w:rsidR="0099087A" w:rsidRDefault="0099087A" w:rsidP="001E382F">
            <w:pPr>
              <w:ind w:firstLine="720"/>
              <w:rPr>
                <w:rFonts w:ascii="Calibri" w:eastAsia="Calibri" w:hAnsi="Calibri" w:cs="Times New Roman"/>
              </w:rPr>
            </w:pPr>
          </w:p>
        </w:tc>
        <w:tc>
          <w:tcPr>
            <w:tcW w:w="678" w:type="dxa"/>
          </w:tcPr>
          <w:p w14:paraId="3874532C" w14:textId="77777777" w:rsidR="0099087A" w:rsidRDefault="0099087A" w:rsidP="00E420D5">
            <w:pPr>
              <w:pStyle w:val="5x6cell"/>
              <w:widowControl/>
              <w:numPr>
                <w:ilvl w:val="12"/>
                <w:numId w:val="0"/>
              </w:numPr>
              <w:spacing w:before="0" w:after="0"/>
              <w:rPr>
                <w:iCs/>
              </w:rPr>
            </w:pPr>
          </w:p>
        </w:tc>
      </w:tr>
      <w:tr w:rsidR="00837B1B" w14:paraId="38745335" w14:textId="77777777" w:rsidTr="00554E01">
        <w:trPr>
          <w:cantSplit/>
          <w:trHeight w:val="1020"/>
          <w:jc w:val="center"/>
        </w:trPr>
        <w:tc>
          <w:tcPr>
            <w:tcW w:w="966" w:type="dxa"/>
          </w:tcPr>
          <w:p w14:paraId="3874532E" w14:textId="77777777" w:rsidR="00837B1B" w:rsidRDefault="00837B1B" w:rsidP="00932421">
            <w:pPr>
              <w:pStyle w:val="5x6cell"/>
              <w:widowControl/>
              <w:numPr>
                <w:ilvl w:val="0"/>
                <w:numId w:val="7"/>
              </w:numPr>
              <w:spacing w:before="0" w:after="0"/>
              <w:jc w:val="center"/>
            </w:pPr>
          </w:p>
        </w:tc>
        <w:tc>
          <w:tcPr>
            <w:tcW w:w="6344" w:type="dxa"/>
          </w:tcPr>
          <w:p w14:paraId="3874532F" w14:textId="77777777" w:rsidR="00837B1B" w:rsidRDefault="00837B1B" w:rsidP="001E382F">
            <w:pPr>
              <w:pStyle w:val="5x6cell"/>
              <w:widowControl/>
              <w:spacing w:before="0" w:after="0"/>
            </w:pPr>
            <w:r>
              <w:t>On the Emulation Page of the analyzer enable simulation of all s</w:t>
            </w:r>
            <w:r w:rsidR="0018153F">
              <w:t>ubsystems except the Primary,</w:t>
            </w:r>
            <w:r>
              <w:t xml:space="preserve"> Secondary</w:t>
            </w:r>
            <w:r w:rsidR="0018153F">
              <w:t>, and Reference</w:t>
            </w:r>
            <w:r>
              <w:t xml:space="preserve"> Metering</w:t>
            </w:r>
            <w:r w:rsidR="0018153F">
              <w:t xml:space="preserve"> subsystems</w:t>
            </w:r>
            <w:r>
              <w:t>.</w:t>
            </w:r>
          </w:p>
        </w:tc>
        <w:tc>
          <w:tcPr>
            <w:tcW w:w="3028" w:type="dxa"/>
          </w:tcPr>
          <w:p w14:paraId="38745330" w14:textId="77777777" w:rsidR="00837B1B" w:rsidRDefault="00837B1B" w:rsidP="001E382F">
            <w:pPr>
              <w:pStyle w:val="List1"/>
              <w:numPr>
                <w:ilvl w:val="0"/>
                <w:numId w:val="0"/>
              </w:numPr>
              <w:rPr>
                <w:u w:val="single"/>
              </w:rPr>
            </w:pPr>
            <w:r>
              <w:rPr>
                <w:u w:val="single"/>
              </w:rPr>
              <w:t>Visual:</w:t>
            </w:r>
          </w:p>
          <w:p w14:paraId="38745331" w14:textId="77777777" w:rsidR="00837B1B" w:rsidRDefault="0018153F" w:rsidP="001E382F">
            <w:pPr>
              <w:pStyle w:val="List1"/>
              <w:numPr>
                <w:ilvl w:val="0"/>
                <w:numId w:val="0"/>
              </w:numPr>
              <w:rPr>
                <w:u w:val="single"/>
              </w:rPr>
            </w:pPr>
            <w:r>
              <w:t xml:space="preserve">Check box Icon </w:t>
            </w:r>
            <w:r w:rsidR="00837B1B">
              <w:t xml:space="preserve">shows as </w:t>
            </w:r>
            <w:r>
              <w:t>simulated except for Primary, S</w:t>
            </w:r>
            <w:r w:rsidR="00837B1B">
              <w:t>econdary</w:t>
            </w:r>
            <w:r>
              <w:t xml:space="preserve"> and Reference</w:t>
            </w:r>
            <w:r w:rsidR="00837B1B">
              <w:t xml:space="preserve"> metering.</w:t>
            </w:r>
          </w:p>
        </w:tc>
        <w:tc>
          <w:tcPr>
            <w:tcW w:w="2903" w:type="dxa"/>
          </w:tcPr>
          <w:p w14:paraId="38745332" w14:textId="77777777" w:rsidR="00837B1B" w:rsidRPr="0099087A" w:rsidRDefault="00837B1B"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333" w14:textId="77777777" w:rsidR="00837B1B" w:rsidRDefault="00837B1B" w:rsidP="001E382F">
            <w:pPr>
              <w:ind w:firstLine="720"/>
              <w:rPr>
                <w:rFonts w:ascii="Calibri" w:eastAsia="Calibri" w:hAnsi="Calibri" w:cs="Times New Roman"/>
              </w:rPr>
            </w:pPr>
          </w:p>
        </w:tc>
        <w:tc>
          <w:tcPr>
            <w:tcW w:w="678" w:type="dxa"/>
          </w:tcPr>
          <w:p w14:paraId="38745334" w14:textId="77777777" w:rsidR="00837B1B" w:rsidRDefault="00837B1B" w:rsidP="001E382F">
            <w:pPr>
              <w:pStyle w:val="5x6cell"/>
              <w:widowControl/>
              <w:numPr>
                <w:ilvl w:val="12"/>
                <w:numId w:val="0"/>
              </w:numPr>
              <w:spacing w:before="0" w:after="0"/>
              <w:rPr>
                <w:iCs/>
              </w:rPr>
            </w:pPr>
          </w:p>
        </w:tc>
      </w:tr>
      <w:tr w:rsidR="0018153F" w14:paraId="3874533C" w14:textId="77777777" w:rsidTr="00554E01">
        <w:trPr>
          <w:cantSplit/>
          <w:trHeight w:val="867"/>
          <w:jc w:val="center"/>
        </w:trPr>
        <w:tc>
          <w:tcPr>
            <w:tcW w:w="966" w:type="dxa"/>
          </w:tcPr>
          <w:p w14:paraId="38745336" w14:textId="77777777" w:rsidR="0018153F" w:rsidRDefault="0018153F" w:rsidP="00C02CF4">
            <w:pPr>
              <w:pStyle w:val="5x6cell"/>
              <w:widowControl/>
              <w:numPr>
                <w:ilvl w:val="0"/>
                <w:numId w:val="7"/>
              </w:numPr>
              <w:spacing w:before="0" w:after="0"/>
              <w:jc w:val="center"/>
            </w:pPr>
          </w:p>
        </w:tc>
        <w:tc>
          <w:tcPr>
            <w:tcW w:w="6344" w:type="dxa"/>
          </w:tcPr>
          <w:p w14:paraId="38745337" w14:textId="77777777" w:rsidR="0018153F" w:rsidRDefault="0018153F" w:rsidP="0099087A">
            <w:pPr>
              <w:spacing w:after="60" w:line="240" w:lineRule="auto"/>
              <w:rPr>
                <w:rFonts w:ascii="Times New Roman" w:hAnsi="Times New Roman" w:cs="Times New Roman"/>
                <w:sz w:val="20"/>
                <w:szCs w:val="20"/>
              </w:rPr>
            </w:pPr>
            <w:r>
              <w:rPr>
                <w:rFonts w:ascii="Times New Roman" w:hAnsi="Times New Roman" w:cs="Times New Roman"/>
                <w:sz w:val="20"/>
                <w:szCs w:val="20"/>
              </w:rPr>
              <w:t>Cycle the Emulator  log file with the following command</w:t>
            </w:r>
          </w:p>
          <w:p w14:paraId="38745338" w14:textId="77777777" w:rsidR="0018153F" w:rsidRDefault="0018153F" w:rsidP="0018153F">
            <w:pPr>
              <w:spacing w:after="60" w:line="240" w:lineRule="auto"/>
              <w:ind w:left="720"/>
              <w:rPr>
                <w:rFonts w:ascii="Times New Roman" w:hAnsi="Times New Roman" w:cs="Times New Roman"/>
                <w:sz w:val="20"/>
                <w:szCs w:val="20"/>
              </w:rPr>
            </w:pPr>
            <w:r>
              <w:rPr>
                <w:rFonts w:ascii="Times New Roman" w:hAnsi="Times New Roman" w:cs="Times New Roman"/>
                <w:sz w:val="20"/>
                <w:szCs w:val="20"/>
              </w:rPr>
              <w:t>senddebug –w –f emulator</w:t>
            </w:r>
          </w:p>
        </w:tc>
        <w:tc>
          <w:tcPr>
            <w:tcW w:w="3028" w:type="dxa"/>
          </w:tcPr>
          <w:p w14:paraId="38745339" w14:textId="77777777" w:rsidR="0018153F" w:rsidRPr="00DA3C4C" w:rsidRDefault="007A7318" w:rsidP="001A1FCA">
            <w:pPr>
              <w:pStyle w:val="List1"/>
              <w:numPr>
                <w:ilvl w:val="0"/>
                <w:numId w:val="0"/>
              </w:numPr>
            </w:pPr>
            <w:r>
              <w:t xml:space="preserve">The current </w:t>
            </w:r>
            <w:r w:rsidR="0018153F">
              <w:t>Emulator log in /oasis/workfiles/datalog/sw_dev increments to the next highest numeric suffix</w:t>
            </w:r>
          </w:p>
        </w:tc>
        <w:tc>
          <w:tcPr>
            <w:tcW w:w="2903" w:type="dxa"/>
          </w:tcPr>
          <w:p w14:paraId="3874533A" w14:textId="77777777" w:rsidR="0018153F" w:rsidRPr="0099087A" w:rsidRDefault="0018153F" w:rsidP="00ED2B5A">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78" w:type="dxa"/>
          </w:tcPr>
          <w:p w14:paraId="3874533B" w14:textId="77777777" w:rsidR="0018153F" w:rsidRDefault="0018153F" w:rsidP="00E420D5">
            <w:pPr>
              <w:pStyle w:val="5x6cell"/>
              <w:widowControl/>
              <w:numPr>
                <w:ilvl w:val="12"/>
                <w:numId w:val="0"/>
              </w:numPr>
              <w:spacing w:before="0" w:after="0"/>
              <w:rPr>
                <w:iCs/>
              </w:rPr>
            </w:pPr>
          </w:p>
        </w:tc>
      </w:tr>
      <w:tr w:rsidR="0018153F" w14:paraId="38745344" w14:textId="77777777" w:rsidTr="00554E01">
        <w:trPr>
          <w:cantSplit/>
          <w:trHeight w:val="867"/>
          <w:jc w:val="center"/>
        </w:trPr>
        <w:tc>
          <w:tcPr>
            <w:tcW w:w="966" w:type="dxa"/>
          </w:tcPr>
          <w:p w14:paraId="3874533D" w14:textId="77777777" w:rsidR="0018153F" w:rsidRDefault="0018153F" w:rsidP="00932421">
            <w:pPr>
              <w:pStyle w:val="5x6cell"/>
              <w:widowControl/>
              <w:numPr>
                <w:ilvl w:val="0"/>
                <w:numId w:val="7"/>
              </w:numPr>
              <w:spacing w:before="0" w:after="0"/>
              <w:jc w:val="center"/>
            </w:pPr>
          </w:p>
        </w:tc>
        <w:tc>
          <w:tcPr>
            <w:tcW w:w="6344" w:type="dxa"/>
          </w:tcPr>
          <w:p w14:paraId="3874533E" w14:textId="77777777" w:rsidR="0018153F" w:rsidRDefault="0018153F" w:rsidP="0099087A">
            <w:pPr>
              <w:spacing w:after="60" w:line="240" w:lineRule="auto"/>
              <w:rPr>
                <w:rFonts w:ascii="Times New Roman" w:hAnsi="Times New Roman" w:cs="Times New Roman"/>
                <w:sz w:val="20"/>
                <w:szCs w:val="20"/>
              </w:rPr>
            </w:pPr>
            <w:r>
              <w:rPr>
                <w:rFonts w:ascii="Times New Roman" w:hAnsi="Times New Roman" w:cs="Times New Roman"/>
                <w:sz w:val="20"/>
                <w:szCs w:val="20"/>
              </w:rPr>
              <w:t>Prepare tcpdump for capture</w:t>
            </w:r>
          </w:p>
          <w:p w14:paraId="3874533F" w14:textId="77777777" w:rsidR="0018153F" w:rsidRDefault="0018153F" w:rsidP="00372618">
            <w:pPr>
              <w:pStyle w:val="ListParagraph"/>
              <w:numPr>
                <w:ilvl w:val="0"/>
                <w:numId w:val="17"/>
              </w:numPr>
              <w:spacing w:after="60" w:line="240" w:lineRule="auto"/>
              <w:rPr>
                <w:rFonts w:ascii="Times New Roman" w:hAnsi="Times New Roman" w:cs="Times New Roman"/>
                <w:sz w:val="20"/>
                <w:szCs w:val="20"/>
              </w:rPr>
            </w:pPr>
            <w:r>
              <w:rPr>
                <w:rFonts w:ascii="Times New Roman" w:hAnsi="Times New Roman" w:cs="Times New Roman"/>
                <w:sz w:val="20"/>
                <w:szCs w:val="20"/>
              </w:rPr>
              <w:t>Enter ‘export SOCK=/srme’ at a QNX command shell prompt.</w:t>
            </w:r>
          </w:p>
          <w:p w14:paraId="38745340" w14:textId="77777777" w:rsidR="0018153F" w:rsidRPr="00372618" w:rsidRDefault="0018153F" w:rsidP="00372618">
            <w:pPr>
              <w:pStyle w:val="ListParagraph"/>
              <w:numPr>
                <w:ilvl w:val="0"/>
                <w:numId w:val="17"/>
              </w:numPr>
              <w:spacing w:after="60" w:line="240" w:lineRule="auto"/>
              <w:rPr>
                <w:rFonts w:ascii="Times New Roman" w:hAnsi="Times New Roman" w:cs="Times New Roman"/>
                <w:sz w:val="20"/>
                <w:szCs w:val="20"/>
              </w:rPr>
            </w:pPr>
            <w:r>
              <w:rPr>
                <w:rFonts w:ascii="Times New Roman" w:hAnsi="Times New Roman" w:cs="Times New Roman"/>
                <w:sz w:val="20"/>
                <w:szCs w:val="20"/>
              </w:rPr>
              <w:t>cd to the /</w:t>
            </w:r>
            <w:proofErr w:type="spellStart"/>
            <w:r>
              <w:rPr>
                <w:rFonts w:ascii="Times New Roman" w:hAnsi="Times New Roman" w:cs="Times New Roman"/>
                <w:sz w:val="20"/>
                <w:szCs w:val="20"/>
              </w:rPr>
              <w:t>tmp</w:t>
            </w:r>
            <w:proofErr w:type="spellEnd"/>
            <w:r>
              <w:rPr>
                <w:rFonts w:ascii="Times New Roman" w:hAnsi="Times New Roman" w:cs="Times New Roman"/>
                <w:sz w:val="20"/>
                <w:szCs w:val="20"/>
              </w:rPr>
              <w:t xml:space="preserve"> directory with ‘cd /</w:t>
            </w:r>
            <w:proofErr w:type="spellStart"/>
            <w:r>
              <w:rPr>
                <w:rFonts w:ascii="Times New Roman" w:hAnsi="Times New Roman" w:cs="Times New Roman"/>
                <w:sz w:val="20"/>
                <w:szCs w:val="20"/>
              </w:rPr>
              <w:t>tmp</w:t>
            </w:r>
            <w:proofErr w:type="spellEnd"/>
            <w:r>
              <w:rPr>
                <w:rFonts w:ascii="Times New Roman" w:hAnsi="Times New Roman" w:cs="Times New Roman"/>
                <w:sz w:val="20"/>
                <w:szCs w:val="20"/>
              </w:rPr>
              <w:t>’ command.</w:t>
            </w:r>
          </w:p>
        </w:tc>
        <w:tc>
          <w:tcPr>
            <w:tcW w:w="3028" w:type="dxa"/>
          </w:tcPr>
          <w:p w14:paraId="38745341" w14:textId="77777777" w:rsidR="0018153F" w:rsidRPr="00DA3C4C" w:rsidRDefault="0018153F" w:rsidP="001A1FCA">
            <w:pPr>
              <w:pStyle w:val="List1"/>
              <w:numPr>
                <w:ilvl w:val="0"/>
                <w:numId w:val="0"/>
              </w:numPr>
            </w:pPr>
            <w:r w:rsidRPr="00DA3C4C">
              <w:t>NA</w:t>
            </w:r>
          </w:p>
        </w:tc>
        <w:tc>
          <w:tcPr>
            <w:tcW w:w="2903" w:type="dxa"/>
          </w:tcPr>
          <w:p w14:paraId="38745342" w14:textId="77777777" w:rsidR="0018153F" w:rsidRPr="0099087A" w:rsidRDefault="0018153F"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78" w:type="dxa"/>
          </w:tcPr>
          <w:p w14:paraId="38745343" w14:textId="77777777" w:rsidR="0018153F" w:rsidRDefault="0018153F" w:rsidP="00E420D5">
            <w:pPr>
              <w:pStyle w:val="5x6cell"/>
              <w:widowControl/>
              <w:numPr>
                <w:ilvl w:val="12"/>
                <w:numId w:val="0"/>
              </w:numPr>
              <w:spacing w:before="0" w:after="0"/>
              <w:rPr>
                <w:iCs/>
              </w:rPr>
            </w:pPr>
          </w:p>
        </w:tc>
      </w:tr>
      <w:tr w:rsidR="0018153F" w14:paraId="38745357" w14:textId="77777777" w:rsidTr="00554E01">
        <w:trPr>
          <w:cantSplit/>
          <w:trHeight w:val="867"/>
          <w:jc w:val="center"/>
        </w:trPr>
        <w:tc>
          <w:tcPr>
            <w:tcW w:w="966" w:type="dxa"/>
          </w:tcPr>
          <w:p w14:paraId="38745345" w14:textId="77777777" w:rsidR="0018153F" w:rsidRDefault="0018153F" w:rsidP="00932421">
            <w:pPr>
              <w:pStyle w:val="5x6cell"/>
              <w:widowControl/>
              <w:numPr>
                <w:ilvl w:val="0"/>
                <w:numId w:val="7"/>
              </w:numPr>
              <w:spacing w:before="0" w:after="0"/>
              <w:jc w:val="center"/>
            </w:pPr>
          </w:p>
        </w:tc>
        <w:tc>
          <w:tcPr>
            <w:tcW w:w="6344" w:type="dxa"/>
          </w:tcPr>
          <w:p w14:paraId="38745346" w14:textId="77777777" w:rsidR="0018153F" w:rsidRDefault="0018153F" w:rsidP="0099087A">
            <w:p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Launch the ‘tcpdump’ application with the following command line. </w:t>
            </w:r>
          </w:p>
          <w:p w14:paraId="38745347" w14:textId="77777777" w:rsidR="0018153F" w:rsidRDefault="0018153F" w:rsidP="00DA3C4C">
            <w:pPr>
              <w:spacing w:after="60" w:line="240" w:lineRule="auto"/>
              <w:rPr>
                <w:rFonts w:ascii="Times New Roman" w:hAnsi="Times New Roman" w:cs="Times New Roman"/>
                <w:i/>
                <w:sz w:val="20"/>
                <w:szCs w:val="20"/>
              </w:rPr>
            </w:pPr>
            <w:r w:rsidRPr="0099087A">
              <w:rPr>
                <w:rFonts w:ascii="Times New Roman" w:hAnsi="Times New Roman" w:cs="Times New Roman"/>
                <w:sz w:val="20"/>
                <w:szCs w:val="20"/>
              </w:rPr>
              <w:t xml:space="preserve"> </w:t>
            </w:r>
            <w:r w:rsidR="0040291D">
              <w:rPr>
                <w:rFonts w:ascii="Times New Roman" w:hAnsi="Times New Roman" w:cs="Times New Roman"/>
                <w:sz w:val="20"/>
                <w:szCs w:val="20"/>
              </w:rPr>
              <w:t>nice –n -41</w:t>
            </w:r>
            <w:r>
              <w:rPr>
                <w:rFonts w:ascii="Times New Roman" w:hAnsi="Times New Roman" w:cs="Times New Roman"/>
                <w:sz w:val="20"/>
                <w:szCs w:val="20"/>
              </w:rPr>
              <w:t xml:space="preserve"> /</w:t>
            </w:r>
            <w:proofErr w:type="spellStart"/>
            <w:r>
              <w:rPr>
                <w:rFonts w:ascii="Times New Roman" w:hAnsi="Times New Roman" w:cs="Times New Roman"/>
                <w:sz w:val="20"/>
                <w:szCs w:val="20"/>
              </w:rPr>
              <w:t>usr</w:t>
            </w:r>
            <w:proofErr w:type="spellEnd"/>
            <w:r>
              <w:rPr>
                <w:rFonts w:ascii="Times New Roman" w:hAnsi="Times New Roman" w:cs="Times New Roman"/>
                <w:sz w:val="20"/>
                <w:szCs w:val="20"/>
              </w:rPr>
              <w:t>/local/service/</w:t>
            </w:r>
            <w:proofErr w:type="spellStart"/>
            <w:r>
              <w:rPr>
                <w:rFonts w:ascii="Times New Roman" w:hAnsi="Times New Roman" w:cs="Times New Roman"/>
                <w:sz w:val="20"/>
                <w:szCs w:val="20"/>
              </w:rPr>
              <w:t>tcpdump</w:t>
            </w:r>
            <w:proofErr w:type="spellEnd"/>
            <w:r w:rsidR="00F315E0">
              <w:rPr>
                <w:rFonts w:ascii="Times New Roman" w:hAnsi="Times New Roman" w:cs="Times New Roman"/>
                <w:sz w:val="20"/>
                <w:szCs w:val="20"/>
              </w:rPr>
              <w:t xml:space="preserve"> -</w:t>
            </w:r>
            <w:proofErr w:type="spellStart"/>
            <w:r w:rsidR="00F315E0">
              <w:rPr>
                <w:rFonts w:ascii="Times New Roman" w:hAnsi="Times New Roman" w:cs="Times New Roman"/>
                <w:sz w:val="20"/>
                <w:szCs w:val="20"/>
              </w:rPr>
              <w:t>i</w:t>
            </w:r>
            <w:proofErr w:type="spellEnd"/>
            <w:r w:rsidR="00F315E0">
              <w:rPr>
                <w:rFonts w:ascii="Times New Roman" w:hAnsi="Times New Roman" w:cs="Times New Roman"/>
                <w:sz w:val="20"/>
                <w:szCs w:val="20"/>
              </w:rPr>
              <w:t xml:space="preserve"> en0 </w:t>
            </w:r>
            <w:r>
              <w:rPr>
                <w:rFonts w:ascii="Times New Roman" w:hAnsi="Times New Roman" w:cs="Times New Roman"/>
                <w:sz w:val="20"/>
                <w:szCs w:val="20"/>
              </w:rPr>
              <w:t xml:space="preserve"> –n –s 1000 –w </w:t>
            </w:r>
            <w:r w:rsidRPr="00FC1534">
              <w:rPr>
                <w:rFonts w:ascii="Times New Roman" w:hAnsi="Times New Roman" w:cs="Times New Roman"/>
                <w:i/>
                <w:sz w:val="20"/>
                <w:szCs w:val="20"/>
              </w:rPr>
              <w:t>‘</w:t>
            </w:r>
            <w:proofErr w:type="spellStart"/>
            <w:r>
              <w:rPr>
                <w:rFonts w:ascii="Times New Roman" w:hAnsi="Times New Roman" w:cs="Times New Roman"/>
                <w:i/>
                <w:sz w:val="20"/>
                <w:szCs w:val="20"/>
              </w:rPr>
              <w:t>yourFileN</w:t>
            </w:r>
            <w:r w:rsidRPr="00FC1534">
              <w:rPr>
                <w:rFonts w:ascii="Times New Roman" w:hAnsi="Times New Roman" w:cs="Times New Roman"/>
                <w:i/>
                <w:sz w:val="20"/>
                <w:szCs w:val="20"/>
              </w:rPr>
              <w:t>ame.pcap</w:t>
            </w:r>
            <w:proofErr w:type="spellEnd"/>
            <w:r w:rsidRPr="00FC1534">
              <w:rPr>
                <w:rFonts w:ascii="Times New Roman" w:hAnsi="Times New Roman" w:cs="Times New Roman"/>
                <w:i/>
                <w:sz w:val="20"/>
                <w:szCs w:val="20"/>
              </w:rPr>
              <w:t>’</w:t>
            </w:r>
          </w:p>
          <w:p w14:paraId="38745348" w14:textId="77777777" w:rsidR="0018153F" w:rsidRDefault="0018153F" w:rsidP="00DA3C4C">
            <w:pPr>
              <w:spacing w:after="60" w:line="240" w:lineRule="auto"/>
              <w:rPr>
                <w:rFonts w:ascii="Times New Roman" w:hAnsi="Times New Roman" w:cs="Times New Roman"/>
                <w:sz w:val="20"/>
                <w:szCs w:val="20"/>
              </w:rPr>
            </w:pPr>
          </w:p>
          <w:p w14:paraId="38745349" w14:textId="77777777" w:rsidR="0018153F" w:rsidRDefault="0018153F" w:rsidP="00DA3C4C">
            <w:pPr>
              <w:spacing w:after="60" w:line="240" w:lineRule="auto"/>
              <w:rPr>
                <w:rFonts w:ascii="Times New Roman" w:hAnsi="Times New Roman" w:cs="Times New Roman"/>
                <w:sz w:val="20"/>
                <w:szCs w:val="20"/>
              </w:rPr>
            </w:pPr>
            <w:r>
              <w:rPr>
                <w:rFonts w:ascii="Times New Roman" w:hAnsi="Times New Roman" w:cs="Times New Roman"/>
                <w:sz w:val="20"/>
                <w:szCs w:val="20"/>
              </w:rPr>
              <w:t>Parameter Details:</w:t>
            </w:r>
          </w:p>
          <w:p w14:paraId="3874534A" w14:textId="77777777" w:rsidR="0018153F" w:rsidRDefault="0040291D" w:rsidP="00FC1534">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nice –n </w:t>
            </w:r>
            <w:proofErr w:type="gramStart"/>
            <w:r>
              <w:rPr>
                <w:rFonts w:ascii="Times New Roman" w:hAnsi="Times New Roman" w:cs="Times New Roman"/>
                <w:sz w:val="20"/>
                <w:szCs w:val="20"/>
              </w:rPr>
              <w:t>41</w:t>
            </w:r>
            <w:r w:rsidR="0018153F" w:rsidRPr="00FC1534">
              <w:rPr>
                <w:rFonts w:ascii="Times New Roman" w:hAnsi="Times New Roman" w:cs="Times New Roman"/>
                <w:sz w:val="20"/>
                <w:szCs w:val="20"/>
              </w:rPr>
              <w:t xml:space="preserve"> </w:t>
            </w:r>
            <w:r w:rsidR="0018153F">
              <w:rPr>
                <w:rFonts w:ascii="Times New Roman" w:hAnsi="Times New Roman" w:cs="Times New Roman"/>
                <w:sz w:val="20"/>
                <w:szCs w:val="20"/>
              </w:rPr>
              <w:t>,</w:t>
            </w:r>
            <w:proofErr w:type="gramEnd"/>
            <w:r w:rsidR="0018153F">
              <w:rPr>
                <w:rFonts w:ascii="Times New Roman" w:hAnsi="Times New Roman" w:cs="Times New Roman"/>
                <w:sz w:val="20"/>
                <w:szCs w:val="20"/>
              </w:rPr>
              <w:t xml:space="preserve">  </w:t>
            </w:r>
            <w:r w:rsidR="0018153F" w:rsidRPr="00FC1534">
              <w:rPr>
                <w:rFonts w:ascii="Times New Roman" w:hAnsi="Times New Roman" w:cs="Times New Roman"/>
                <w:sz w:val="20"/>
                <w:szCs w:val="20"/>
              </w:rPr>
              <w:t xml:space="preserve">raises the </w:t>
            </w:r>
            <w:r w:rsidR="00B026EF">
              <w:rPr>
                <w:rFonts w:ascii="Times New Roman" w:hAnsi="Times New Roman" w:cs="Times New Roman"/>
                <w:sz w:val="20"/>
                <w:szCs w:val="20"/>
              </w:rPr>
              <w:t xml:space="preserve">execution process priority of </w:t>
            </w:r>
            <w:r w:rsidR="0018153F" w:rsidRPr="00FC1534">
              <w:rPr>
                <w:rFonts w:ascii="Times New Roman" w:hAnsi="Times New Roman" w:cs="Times New Roman"/>
                <w:sz w:val="20"/>
                <w:szCs w:val="20"/>
              </w:rPr>
              <w:t>tcpdump as it runs</w:t>
            </w:r>
            <w:r>
              <w:rPr>
                <w:rFonts w:ascii="Times New Roman" w:hAnsi="Times New Roman" w:cs="Times New Roman"/>
                <w:sz w:val="20"/>
                <w:szCs w:val="20"/>
              </w:rPr>
              <w:t xml:space="preserve"> to 51</w:t>
            </w:r>
            <w:r w:rsidR="0018153F" w:rsidRPr="00FC1534">
              <w:rPr>
                <w:rFonts w:ascii="Times New Roman" w:hAnsi="Times New Roman" w:cs="Times New Roman"/>
                <w:sz w:val="20"/>
                <w:szCs w:val="20"/>
              </w:rPr>
              <w:t>.</w:t>
            </w:r>
          </w:p>
          <w:p w14:paraId="3874534B" w14:textId="77777777" w:rsidR="0018153F" w:rsidRDefault="00C81945" w:rsidP="00FC1534">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-n, suppresses </w:t>
            </w:r>
            <w:r w:rsidR="0040291D">
              <w:rPr>
                <w:rFonts w:ascii="Times New Roman" w:hAnsi="Times New Roman" w:cs="Times New Roman"/>
                <w:sz w:val="20"/>
                <w:szCs w:val="20"/>
              </w:rPr>
              <w:t>IP name</w:t>
            </w:r>
            <w:r w:rsidR="0018153F">
              <w:rPr>
                <w:rFonts w:ascii="Times New Roman" w:hAnsi="Times New Roman" w:cs="Times New Roman"/>
                <w:sz w:val="20"/>
                <w:szCs w:val="20"/>
              </w:rPr>
              <w:t xml:space="preserve"> resolution which is expensive cpu wise.</w:t>
            </w:r>
          </w:p>
          <w:p w14:paraId="3874534C" w14:textId="77777777" w:rsidR="0018153F" w:rsidRDefault="0018153F" w:rsidP="00FC1534">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-s, sets the packet byte length to be captured per message</w:t>
            </w:r>
          </w:p>
          <w:p w14:paraId="3874534D" w14:textId="77777777" w:rsidR="0018153F" w:rsidRPr="00FC1534" w:rsidRDefault="0018153F" w:rsidP="00FC1534">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-w, commits the captured data to ‘pcap’ file for later analysis. </w:t>
            </w:r>
          </w:p>
        </w:tc>
        <w:tc>
          <w:tcPr>
            <w:tcW w:w="3028" w:type="dxa"/>
          </w:tcPr>
          <w:p w14:paraId="3874534E" w14:textId="77777777" w:rsidR="0018153F" w:rsidRDefault="0018153F" w:rsidP="001A1FCA">
            <w:pPr>
              <w:pStyle w:val="List1"/>
              <w:numPr>
                <w:ilvl w:val="0"/>
                <w:numId w:val="0"/>
              </w:numPr>
              <w:rPr>
                <w:u w:val="single"/>
              </w:rPr>
            </w:pPr>
            <w:r>
              <w:rPr>
                <w:u w:val="single"/>
              </w:rPr>
              <w:t>Visual:</w:t>
            </w:r>
          </w:p>
          <w:p w14:paraId="3874534F" w14:textId="77777777" w:rsidR="0018153F" w:rsidRDefault="0018153F" w:rsidP="001A1FCA">
            <w:pPr>
              <w:pStyle w:val="List1"/>
              <w:numPr>
                <w:ilvl w:val="0"/>
                <w:numId w:val="0"/>
              </w:numPr>
            </w:pPr>
            <w:r>
              <w:t>The following appears at the command prompt.</w:t>
            </w:r>
          </w:p>
          <w:p w14:paraId="38745350" w14:textId="77777777" w:rsidR="0018153F" w:rsidRPr="007C26FA" w:rsidRDefault="0018153F" w:rsidP="007C26FA">
            <w:pPr>
              <w:autoSpaceDE w:val="0"/>
              <w:autoSpaceDN w:val="0"/>
              <w:adjustRightInd w:val="0"/>
              <w:spacing w:after="0" w:line="240" w:lineRule="auto"/>
              <w:rPr>
                <w:rFonts w:ascii="Lucida Console" w:eastAsia="Times New Roman" w:hAnsi="Lucida Console" w:cs="Lucida Console"/>
                <w:sz w:val="16"/>
                <w:szCs w:val="16"/>
              </w:rPr>
            </w:pPr>
            <w:r>
              <w:t xml:space="preserve"> </w:t>
            </w:r>
            <w:r w:rsidRPr="007C26FA">
              <w:rPr>
                <w:rFonts w:ascii="Lucida Console" w:eastAsia="Times New Roman" w:hAnsi="Lucida Console" w:cs="Lucida Console"/>
                <w:sz w:val="16"/>
                <w:szCs w:val="16"/>
              </w:rPr>
              <w:t>SOCK=/srme</w:t>
            </w:r>
          </w:p>
          <w:p w14:paraId="38745351" w14:textId="77777777" w:rsidR="0018153F" w:rsidRPr="007C26FA" w:rsidRDefault="0018153F" w:rsidP="007C26FA">
            <w:pPr>
              <w:autoSpaceDE w:val="0"/>
              <w:autoSpaceDN w:val="0"/>
              <w:adjustRightInd w:val="0"/>
              <w:spacing w:after="0" w:line="240" w:lineRule="auto"/>
              <w:rPr>
                <w:rFonts w:ascii="Lucida Console" w:eastAsia="Times New Roman" w:hAnsi="Lucida Console" w:cs="Lucida Console"/>
                <w:sz w:val="16"/>
                <w:szCs w:val="16"/>
              </w:rPr>
            </w:pPr>
            <w:r w:rsidRPr="007C26FA">
              <w:rPr>
                <w:rFonts w:ascii="Lucida Console" w:eastAsia="Times New Roman" w:hAnsi="Lucida Console" w:cs="Lucida Console"/>
                <w:sz w:val="16"/>
                <w:szCs w:val="16"/>
              </w:rPr>
              <w:t>Number of instructions: 1</w:t>
            </w:r>
          </w:p>
          <w:p w14:paraId="38745352" w14:textId="77777777" w:rsidR="0018153F" w:rsidRPr="007C26FA" w:rsidRDefault="0018153F" w:rsidP="007C26FA">
            <w:pPr>
              <w:autoSpaceDE w:val="0"/>
              <w:autoSpaceDN w:val="0"/>
              <w:adjustRightInd w:val="0"/>
              <w:spacing w:after="0" w:line="240" w:lineRule="auto"/>
              <w:rPr>
                <w:rFonts w:ascii="Lucida Console" w:eastAsia="Times New Roman" w:hAnsi="Lucida Console" w:cs="Lucida Console"/>
                <w:sz w:val="16"/>
                <w:szCs w:val="16"/>
              </w:rPr>
            </w:pPr>
            <w:r w:rsidRPr="007C26FA">
              <w:rPr>
                <w:rFonts w:ascii="Lucida Console" w:eastAsia="Times New Roman" w:hAnsi="Lucida Console" w:cs="Lucida Console"/>
                <w:sz w:val="16"/>
                <w:szCs w:val="16"/>
              </w:rPr>
              <w:t>Size of struct bpf_insn: 8</w:t>
            </w:r>
          </w:p>
          <w:p w14:paraId="38745353" w14:textId="77777777" w:rsidR="0018153F" w:rsidRPr="007C26FA" w:rsidRDefault="0018153F" w:rsidP="007C26FA">
            <w:pPr>
              <w:autoSpaceDE w:val="0"/>
              <w:autoSpaceDN w:val="0"/>
              <w:adjustRightInd w:val="0"/>
              <w:spacing w:after="0" w:line="240" w:lineRule="auto"/>
              <w:rPr>
                <w:rFonts w:ascii="Lucida Console" w:eastAsia="Times New Roman" w:hAnsi="Lucida Console" w:cs="Lucida Console"/>
                <w:sz w:val="16"/>
                <w:szCs w:val="16"/>
              </w:rPr>
            </w:pPr>
            <w:r>
              <w:rPr>
                <w:rFonts w:ascii="Lucida Console" w:eastAsia="Times New Roman" w:hAnsi="Lucida Console" w:cs="Lucida Console"/>
                <w:sz w:val="16"/>
                <w:szCs w:val="16"/>
              </w:rPr>
              <w:t>tcpdump</w:t>
            </w:r>
            <w:r w:rsidRPr="007C26FA">
              <w:rPr>
                <w:rFonts w:ascii="Lucida Console" w:eastAsia="Times New Roman" w:hAnsi="Lucida Console" w:cs="Lucida Console"/>
                <w:sz w:val="16"/>
                <w:szCs w:val="16"/>
              </w:rPr>
              <w:t>: listening on en0</w:t>
            </w:r>
          </w:p>
          <w:p w14:paraId="38745354" w14:textId="77777777" w:rsidR="0018153F" w:rsidRPr="00C40B5C" w:rsidRDefault="0018153F" w:rsidP="007C26FA">
            <w:pPr>
              <w:pStyle w:val="List1"/>
              <w:numPr>
                <w:ilvl w:val="0"/>
                <w:numId w:val="0"/>
              </w:numPr>
            </w:pPr>
            <w:r>
              <w:t xml:space="preserve"> </w:t>
            </w:r>
          </w:p>
        </w:tc>
        <w:tc>
          <w:tcPr>
            <w:tcW w:w="2903" w:type="dxa"/>
          </w:tcPr>
          <w:p w14:paraId="38745355" w14:textId="77777777" w:rsidR="0018153F" w:rsidRPr="00554E01" w:rsidRDefault="0018153F"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78" w:type="dxa"/>
          </w:tcPr>
          <w:p w14:paraId="38745356" w14:textId="77777777" w:rsidR="0018153F" w:rsidRDefault="0018153F" w:rsidP="00E420D5">
            <w:pPr>
              <w:pStyle w:val="5x6cell"/>
              <w:widowControl/>
              <w:numPr>
                <w:ilvl w:val="12"/>
                <w:numId w:val="0"/>
              </w:numPr>
              <w:spacing w:before="0" w:after="0"/>
              <w:rPr>
                <w:iCs/>
              </w:rPr>
            </w:pPr>
          </w:p>
        </w:tc>
      </w:tr>
      <w:tr w:rsidR="0018153F" w14:paraId="3874535E" w14:textId="77777777" w:rsidTr="0044784A">
        <w:trPr>
          <w:cantSplit/>
          <w:trHeight w:val="705"/>
          <w:jc w:val="center"/>
        </w:trPr>
        <w:tc>
          <w:tcPr>
            <w:tcW w:w="966" w:type="dxa"/>
          </w:tcPr>
          <w:p w14:paraId="38745358" w14:textId="77777777" w:rsidR="0018153F" w:rsidRDefault="0018153F" w:rsidP="00C02CF4">
            <w:pPr>
              <w:pStyle w:val="5x6cell"/>
              <w:widowControl/>
              <w:numPr>
                <w:ilvl w:val="0"/>
                <w:numId w:val="7"/>
              </w:numPr>
              <w:spacing w:before="0" w:after="0"/>
            </w:pPr>
          </w:p>
        </w:tc>
        <w:tc>
          <w:tcPr>
            <w:tcW w:w="6344" w:type="dxa"/>
          </w:tcPr>
          <w:p w14:paraId="38745359" w14:textId="77777777" w:rsidR="0018153F" w:rsidRDefault="0018153F" w:rsidP="009B24AF">
            <w:pPr>
              <w:pStyle w:val="5x6cell"/>
              <w:widowControl/>
              <w:spacing w:before="0" w:after="0"/>
            </w:pPr>
            <w:r>
              <w:t xml:space="preserve">Enable the Stop On Failure checkbox on the Scripting Page interface.  </w:t>
            </w:r>
          </w:p>
        </w:tc>
        <w:tc>
          <w:tcPr>
            <w:tcW w:w="3028" w:type="dxa"/>
          </w:tcPr>
          <w:p w14:paraId="3874535A" w14:textId="77777777" w:rsidR="0018153F" w:rsidRDefault="0018153F" w:rsidP="00E420D5">
            <w:pPr>
              <w:pStyle w:val="List1"/>
              <w:numPr>
                <w:ilvl w:val="0"/>
                <w:numId w:val="0"/>
              </w:numPr>
              <w:rPr>
                <w:u w:val="single"/>
              </w:rPr>
            </w:pPr>
            <w:r>
              <w:rPr>
                <w:u w:val="single"/>
              </w:rPr>
              <w:t>Visual:</w:t>
            </w:r>
          </w:p>
          <w:p w14:paraId="3874535B" w14:textId="77777777" w:rsidR="0018153F" w:rsidRPr="007F3032" w:rsidRDefault="0018153F" w:rsidP="00E420D5">
            <w:pPr>
              <w:pStyle w:val="5x6cell"/>
              <w:spacing w:before="0" w:after="0"/>
            </w:pPr>
            <w:r>
              <w:t xml:space="preserve">Check box shows as enabled. </w:t>
            </w:r>
          </w:p>
        </w:tc>
        <w:tc>
          <w:tcPr>
            <w:tcW w:w="2903" w:type="dxa"/>
          </w:tcPr>
          <w:p w14:paraId="3874535C" w14:textId="77777777" w:rsidR="0018153F" w:rsidRPr="009B24AF" w:rsidRDefault="0018153F"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78" w:type="dxa"/>
          </w:tcPr>
          <w:p w14:paraId="3874535D" w14:textId="77777777" w:rsidR="0018153F" w:rsidRDefault="0018153F" w:rsidP="00E420D5">
            <w:pPr>
              <w:pStyle w:val="5x6cell"/>
              <w:widowControl/>
              <w:numPr>
                <w:ilvl w:val="12"/>
                <w:numId w:val="0"/>
              </w:numPr>
              <w:spacing w:before="0" w:after="0"/>
              <w:rPr>
                <w:iCs/>
              </w:rPr>
            </w:pPr>
          </w:p>
        </w:tc>
      </w:tr>
      <w:tr w:rsidR="0018153F" w14:paraId="38745364" w14:textId="77777777" w:rsidTr="0044784A">
        <w:trPr>
          <w:cantSplit/>
          <w:trHeight w:val="507"/>
          <w:jc w:val="center"/>
        </w:trPr>
        <w:tc>
          <w:tcPr>
            <w:tcW w:w="966" w:type="dxa"/>
          </w:tcPr>
          <w:p w14:paraId="3874535F" w14:textId="77777777" w:rsidR="0018153F" w:rsidRDefault="0018153F" w:rsidP="00932421">
            <w:pPr>
              <w:pStyle w:val="5x6cell"/>
              <w:widowControl/>
              <w:numPr>
                <w:ilvl w:val="0"/>
                <w:numId w:val="11"/>
              </w:numPr>
              <w:spacing w:before="0" w:after="0"/>
              <w:jc w:val="center"/>
            </w:pPr>
          </w:p>
        </w:tc>
        <w:tc>
          <w:tcPr>
            <w:tcW w:w="6344" w:type="dxa"/>
          </w:tcPr>
          <w:p w14:paraId="38745360" w14:textId="77777777" w:rsidR="0018153F" w:rsidRDefault="0018153F" w:rsidP="00E420D5">
            <w:pPr>
              <w:pStyle w:val="5x6cell"/>
              <w:widowControl/>
              <w:spacing w:before="0" w:after="0"/>
            </w:pPr>
            <w:r>
              <w:t xml:space="preserve">Specify a repeat command count of 20000 on the Scripting Page interface.  </w:t>
            </w:r>
          </w:p>
        </w:tc>
        <w:tc>
          <w:tcPr>
            <w:tcW w:w="3028" w:type="dxa"/>
          </w:tcPr>
          <w:p w14:paraId="38745361" w14:textId="77777777" w:rsidR="0018153F" w:rsidRPr="00965869" w:rsidRDefault="0018153F" w:rsidP="00E420D5">
            <w:pPr>
              <w:pStyle w:val="List1"/>
              <w:numPr>
                <w:ilvl w:val="0"/>
                <w:numId w:val="0"/>
              </w:numPr>
            </w:pPr>
            <w:r w:rsidRPr="00965869">
              <w:t>NA</w:t>
            </w:r>
          </w:p>
        </w:tc>
        <w:tc>
          <w:tcPr>
            <w:tcW w:w="2903" w:type="dxa"/>
          </w:tcPr>
          <w:p w14:paraId="38745362" w14:textId="77777777" w:rsidR="0018153F" w:rsidRPr="00965869" w:rsidRDefault="0018153F" w:rsidP="00456557">
            <w:pPr>
              <w:spacing w:after="0" w:line="240" w:lineRule="auto"/>
              <w:ind w:left="360"/>
              <w:jc w:val="both"/>
              <w:rPr>
                <w:rFonts w:ascii="Times New Roman" w:eastAsia="Calibri" w:hAnsi="Times New Roman" w:cs="Times New Roman"/>
                <w:sz w:val="20"/>
                <w:szCs w:val="20"/>
              </w:rPr>
            </w:pPr>
            <w:r w:rsidRPr="00965869">
              <w:rPr>
                <w:rFonts w:ascii="Times New Roman" w:eastAsia="Calibri" w:hAnsi="Times New Roman" w:cs="Times New Roman"/>
                <w:sz w:val="20"/>
                <w:szCs w:val="20"/>
              </w:rPr>
              <w:t>NA</w:t>
            </w:r>
          </w:p>
        </w:tc>
        <w:tc>
          <w:tcPr>
            <w:tcW w:w="678" w:type="dxa"/>
          </w:tcPr>
          <w:p w14:paraId="38745363" w14:textId="77777777" w:rsidR="0018153F" w:rsidRDefault="0018153F" w:rsidP="00E420D5">
            <w:pPr>
              <w:pStyle w:val="5x6cell"/>
              <w:widowControl/>
              <w:numPr>
                <w:ilvl w:val="12"/>
                <w:numId w:val="0"/>
              </w:numPr>
              <w:spacing w:before="0" w:after="0"/>
              <w:rPr>
                <w:iCs/>
              </w:rPr>
            </w:pPr>
          </w:p>
        </w:tc>
      </w:tr>
      <w:tr w:rsidR="0018153F" w14:paraId="3874536D" w14:textId="77777777" w:rsidTr="000A2590">
        <w:trPr>
          <w:cantSplit/>
          <w:jc w:val="center"/>
        </w:trPr>
        <w:tc>
          <w:tcPr>
            <w:tcW w:w="966" w:type="dxa"/>
          </w:tcPr>
          <w:p w14:paraId="38745365" w14:textId="77777777" w:rsidR="0018153F" w:rsidRDefault="0018153F" w:rsidP="00932421">
            <w:pPr>
              <w:pStyle w:val="5x6cell"/>
              <w:widowControl/>
              <w:numPr>
                <w:ilvl w:val="0"/>
                <w:numId w:val="11"/>
              </w:numPr>
              <w:tabs>
                <w:tab w:val="clear" w:pos="720"/>
              </w:tabs>
              <w:spacing w:before="0" w:after="0"/>
              <w:jc w:val="center"/>
            </w:pPr>
          </w:p>
        </w:tc>
        <w:tc>
          <w:tcPr>
            <w:tcW w:w="12275" w:type="dxa"/>
            <w:gridSpan w:val="3"/>
          </w:tcPr>
          <w:p w14:paraId="38745366" w14:textId="77777777" w:rsidR="0018153F" w:rsidRPr="00D51AAA" w:rsidRDefault="0018153F" w:rsidP="00D51AAA">
            <w:pPr>
              <w:pStyle w:val="5x6cell"/>
              <w:spacing w:after="0"/>
              <w:rPr>
                <w:bCs/>
              </w:rPr>
            </w:pPr>
            <w:r>
              <w:rPr>
                <w:bCs/>
              </w:rPr>
              <w:t>Note the script to be run as:</w:t>
            </w:r>
            <w:r>
              <w:t xml:space="preserve"> </w:t>
            </w:r>
            <w:r w:rsidRPr="00D51AAA">
              <w:rPr>
                <w:bCs/>
              </w:rPr>
              <w:t>HEADER,extratech_basic_comms_test.dep,DEP_TYPE,NO_DESCRIPTION</w:t>
            </w:r>
          </w:p>
          <w:p w14:paraId="38745367" w14:textId="77777777" w:rsidR="0018153F" w:rsidRPr="00D51AAA" w:rsidRDefault="0018153F" w:rsidP="00D51AAA">
            <w:pPr>
              <w:pStyle w:val="5x6cell"/>
              <w:spacing w:after="0"/>
              <w:rPr>
                <w:bCs/>
              </w:rPr>
            </w:pPr>
            <w:r w:rsidRPr="00D51AAA">
              <w:rPr>
                <w:bCs/>
              </w:rPr>
              <w:t>SET,1,0,NO_INSERT_SCRIPT</w:t>
            </w:r>
          </w:p>
          <w:p w14:paraId="38745368" w14:textId="77777777" w:rsidR="0018153F" w:rsidRPr="00D51AAA" w:rsidRDefault="0018153F" w:rsidP="00D51AAA">
            <w:pPr>
              <w:pStyle w:val="5x6cell"/>
              <w:spacing w:after="0"/>
              <w:rPr>
                <w:bCs/>
              </w:rPr>
            </w:pPr>
            <w:r w:rsidRPr="00D51AAA">
              <w:rPr>
                <w:bCs/>
              </w:rPr>
              <w:t>OP,1,LclDelay100Ms,0,0,0,0,0,0,0,0,0,0,ENABLED,NO_OVERRIDE</w:t>
            </w:r>
          </w:p>
          <w:p w14:paraId="38745369" w14:textId="77777777" w:rsidR="0018153F" w:rsidRPr="00D51AAA" w:rsidRDefault="0018153F" w:rsidP="00D51AAA">
            <w:pPr>
              <w:pStyle w:val="5x6cell"/>
              <w:spacing w:after="0"/>
              <w:rPr>
                <w:bCs/>
              </w:rPr>
            </w:pPr>
            <w:r w:rsidRPr="00D51AAA">
              <w:rPr>
                <w:bCs/>
              </w:rPr>
              <w:t>OP,2,PrimMetTrkMvToHome,1,0,0,0,0,0,0,0,0,0,ENABLED,NO_OVERRIDE</w:t>
            </w:r>
          </w:p>
          <w:p w14:paraId="3874536A" w14:textId="77777777" w:rsidR="0018153F" w:rsidRPr="00D51AAA" w:rsidRDefault="0018153F" w:rsidP="00D51AAA">
            <w:pPr>
              <w:pStyle w:val="5x6cell"/>
              <w:spacing w:after="0"/>
              <w:rPr>
                <w:bCs/>
              </w:rPr>
            </w:pPr>
            <w:r w:rsidRPr="00D51AAA">
              <w:rPr>
                <w:bCs/>
              </w:rPr>
              <w:t>OP,3,SecMetTrkMvToHome,1,0,0,0,0,0,0,0,0,0,ENABLED,NO_OVERRIDE</w:t>
            </w:r>
          </w:p>
          <w:p w14:paraId="3874536B" w14:textId="77777777" w:rsidR="0018153F" w:rsidRPr="00CF5910" w:rsidRDefault="0018153F" w:rsidP="00CF5910">
            <w:pPr>
              <w:pStyle w:val="5x6cell"/>
              <w:spacing w:after="0"/>
              <w:rPr>
                <w:bCs/>
              </w:rPr>
            </w:pPr>
            <w:r w:rsidRPr="00D51AAA">
              <w:rPr>
                <w:bCs/>
              </w:rPr>
              <w:t>OP,4,LclDelay100Ms,2,3,0,0,0,0,0,0,0,0,ENABLED,NO_OVERRIDE</w:t>
            </w:r>
          </w:p>
        </w:tc>
        <w:tc>
          <w:tcPr>
            <w:tcW w:w="678" w:type="dxa"/>
          </w:tcPr>
          <w:p w14:paraId="3874536C" w14:textId="77777777" w:rsidR="0018153F" w:rsidRDefault="0018153F" w:rsidP="00E420D5">
            <w:pPr>
              <w:pStyle w:val="5x6cell"/>
              <w:widowControl/>
              <w:numPr>
                <w:ilvl w:val="12"/>
                <w:numId w:val="0"/>
              </w:numPr>
              <w:spacing w:before="0" w:after="0"/>
              <w:rPr>
                <w:iCs/>
              </w:rPr>
            </w:pPr>
          </w:p>
        </w:tc>
      </w:tr>
      <w:tr w:rsidR="0018153F" w14:paraId="38745378" w14:textId="77777777" w:rsidTr="000A2590">
        <w:trPr>
          <w:cantSplit/>
          <w:jc w:val="center"/>
        </w:trPr>
        <w:tc>
          <w:tcPr>
            <w:tcW w:w="966" w:type="dxa"/>
          </w:tcPr>
          <w:p w14:paraId="3874536E" w14:textId="77777777" w:rsidR="0018153F" w:rsidRDefault="0018153F" w:rsidP="00932421">
            <w:pPr>
              <w:pStyle w:val="5x6cell"/>
              <w:widowControl/>
              <w:numPr>
                <w:ilvl w:val="0"/>
                <w:numId w:val="11"/>
              </w:numPr>
              <w:spacing w:before="0" w:after="0"/>
              <w:jc w:val="center"/>
            </w:pPr>
          </w:p>
        </w:tc>
        <w:tc>
          <w:tcPr>
            <w:tcW w:w="6344" w:type="dxa"/>
          </w:tcPr>
          <w:p w14:paraId="3874536F" w14:textId="77777777" w:rsidR="0018153F" w:rsidRDefault="0018153F" w:rsidP="000A5554">
            <w:pPr>
              <w:pStyle w:val="5x6cell"/>
              <w:widowControl/>
              <w:spacing w:before="0" w:after="0"/>
            </w:pPr>
            <w:r>
              <w:t xml:space="preserve">Start execution of the </w:t>
            </w:r>
            <w:r>
              <w:rPr>
                <w:b/>
              </w:rPr>
              <w:t>e</w:t>
            </w:r>
            <w:r w:rsidRPr="00131EA8">
              <w:rPr>
                <w:b/>
              </w:rPr>
              <w:t>xtratech_basic_comms</w:t>
            </w:r>
            <w:r>
              <w:rPr>
                <w:b/>
              </w:rPr>
              <w:t>_test</w:t>
            </w:r>
            <w:r w:rsidRPr="00131EA8">
              <w:rPr>
                <w:b/>
              </w:rPr>
              <w:t>.</w:t>
            </w:r>
            <w:r>
              <w:rPr>
                <w:b/>
              </w:rPr>
              <w:t xml:space="preserve">dep </w:t>
            </w:r>
            <w:r w:rsidRPr="008F641F">
              <w:t>script</w:t>
            </w:r>
            <w:r>
              <w:t xml:space="preserve"> </w:t>
            </w:r>
            <w:r w:rsidRPr="000A5554">
              <w:rPr>
                <w:b/>
              </w:rPr>
              <w:t xml:space="preserve">and </w:t>
            </w:r>
            <w:r>
              <w:t xml:space="preserve">quickly press the </w:t>
            </w:r>
            <w:r w:rsidRPr="003D6268">
              <w:rPr>
                <w:b/>
              </w:rPr>
              <w:t xml:space="preserve">‘?’ </w:t>
            </w:r>
            <w:r>
              <w:t xml:space="preserve">help button.  </w:t>
            </w:r>
          </w:p>
          <w:p w14:paraId="38745370" w14:textId="77777777" w:rsidR="0018153F" w:rsidRDefault="0018153F" w:rsidP="000A5554">
            <w:pPr>
              <w:pStyle w:val="5x6cell"/>
              <w:widowControl/>
              <w:spacing w:before="0" w:after="0"/>
            </w:pPr>
            <w:r>
              <w:t>(This action bypasses the processing that is required to update the scripting interface page at a high rate, which was found to effect test results)</w:t>
            </w:r>
          </w:p>
        </w:tc>
        <w:tc>
          <w:tcPr>
            <w:tcW w:w="3028" w:type="dxa"/>
          </w:tcPr>
          <w:p w14:paraId="38745371" w14:textId="77777777" w:rsidR="0018153F" w:rsidRDefault="0018153F" w:rsidP="00E420D5">
            <w:pPr>
              <w:pStyle w:val="List1"/>
              <w:numPr>
                <w:ilvl w:val="0"/>
                <w:numId w:val="0"/>
              </w:numPr>
              <w:rPr>
                <w:u w:val="single"/>
              </w:rPr>
            </w:pPr>
            <w:r>
              <w:rPr>
                <w:u w:val="single"/>
              </w:rPr>
              <w:t>Visual:</w:t>
            </w:r>
          </w:p>
          <w:p w14:paraId="38745372" w14:textId="77777777" w:rsidR="0018153F" w:rsidRDefault="0018153F" w:rsidP="00E420D5">
            <w:pPr>
              <w:pStyle w:val="List1"/>
              <w:numPr>
                <w:ilvl w:val="0"/>
                <w:numId w:val="0"/>
              </w:numPr>
            </w:pPr>
            <w:r>
              <w:t>Scripting page begins to show commands being sent and executed.</w:t>
            </w:r>
          </w:p>
          <w:p w14:paraId="38745373" w14:textId="77777777" w:rsidR="0018153F" w:rsidRDefault="0018153F" w:rsidP="00E420D5">
            <w:pPr>
              <w:pStyle w:val="5x6cell"/>
              <w:spacing w:before="0" w:after="0"/>
            </w:pPr>
          </w:p>
          <w:p w14:paraId="38745374" w14:textId="77777777" w:rsidR="0018153F" w:rsidRPr="007F3032" w:rsidRDefault="0018153F" w:rsidP="00E420D5">
            <w:pPr>
              <w:pStyle w:val="5x6cell"/>
              <w:spacing w:before="0" w:after="0"/>
            </w:pPr>
            <w:r>
              <w:t xml:space="preserve">The Help Page of the analyzer is displayed on the monitor. </w:t>
            </w:r>
          </w:p>
        </w:tc>
        <w:tc>
          <w:tcPr>
            <w:tcW w:w="2903" w:type="dxa"/>
          </w:tcPr>
          <w:p w14:paraId="38745375" w14:textId="77777777" w:rsidR="0018153F" w:rsidRPr="001917C0" w:rsidRDefault="0018153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376" w14:textId="77777777" w:rsidR="0018153F" w:rsidRDefault="0018153F" w:rsidP="00E420D5">
            <w:pPr>
              <w:rPr>
                <w:rFonts w:ascii="Calibri" w:eastAsia="Calibri" w:hAnsi="Calibri" w:cs="Times New Roman"/>
              </w:rPr>
            </w:pPr>
          </w:p>
        </w:tc>
        <w:tc>
          <w:tcPr>
            <w:tcW w:w="678" w:type="dxa"/>
          </w:tcPr>
          <w:p w14:paraId="38745377" w14:textId="77777777" w:rsidR="0018153F" w:rsidRDefault="0018153F" w:rsidP="00E420D5">
            <w:pPr>
              <w:pStyle w:val="5x6cell"/>
              <w:widowControl/>
              <w:numPr>
                <w:ilvl w:val="12"/>
                <w:numId w:val="0"/>
              </w:numPr>
              <w:spacing w:before="0" w:after="0"/>
              <w:rPr>
                <w:iCs/>
              </w:rPr>
            </w:pPr>
          </w:p>
        </w:tc>
      </w:tr>
      <w:tr w:rsidR="0018153F" w14:paraId="38745387" w14:textId="77777777" w:rsidTr="000A2590">
        <w:trPr>
          <w:cantSplit/>
          <w:jc w:val="center"/>
        </w:trPr>
        <w:tc>
          <w:tcPr>
            <w:tcW w:w="966" w:type="dxa"/>
          </w:tcPr>
          <w:p w14:paraId="38745379" w14:textId="77777777" w:rsidR="0018153F" w:rsidRDefault="0018153F" w:rsidP="00932421">
            <w:pPr>
              <w:pStyle w:val="5x6cell"/>
              <w:widowControl/>
              <w:numPr>
                <w:ilvl w:val="0"/>
                <w:numId w:val="11"/>
              </w:numPr>
              <w:tabs>
                <w:tab w:val="clear" w:pos="720"/>
              </w:tabs>
              <w:spacing w:before="0" w:after="0"/>
              <w:jc w:val="center"/>
            </w:pPr>
          </w:p>
        </w:tc>
        <w:tc>
          <w:tcPr>
            <w:tcW w:w="6344" w:type="dxa"/>
          </w:tcPr>
          <w:p w14:paraId="3874537A" w14:textId="77777777" w:rsidR="0018153F" w:rsidRDefault="0018153F" w:rsidP="00E420D5">
            <w:pPr>
              <w:pStyle w:val="5x6cell"/>
              <w:widowControl/>
              <w:numPr>
                <w:ilvl w:val="12"/>
                <w:numId w:val="0"/>
              </w:numPr>
              <w:spacing w:before="0" w:after="0"/>
              <w:rPr>
                <w:bCs/>
              </w:rPr>
            </w:pPr>
            <w:r>
              <w:rPr>
                <w:bCs/>
              </w:rPr>
              <w:t xml:space="preserve">When the script has completely executed all repetitions </w:t>
            </w:r>
            <w:r w:rsidR="00F13677">
              <w:rPr>
                <w:bCs/>
              </w:rPr>
              <w:t>stop the tcpdump capture</w:t>
            </w:r>
            <w:r>
              <w:rPr>
                <w:bCs/>
              </w:rPr>
              <w:t xml:space="preserve"> by entering CTRL-C at the Qnx window where tcpdump was launched. </w:t>
            </w:r>
          </w:p>
          <w:p w14:paraId="3874537B" w14:textId="77777777" w:rsidR="0018153F" w:rsidRDefault="0018153F" w:rsidP="00E420D5">
            <w:pPr>
              <w:pStyle w:val="5x6cell"/>
              <w:widowControl/>
              <w:numPr>
                <w:ilvl w:val="12"/>
                <w:numId w:val="0"/>
              </w:numPr>
              <w:spacing w:before="0" w:after="0"/>
              <w:rPr>
                <w:bCs/>
              </w:rPr>
            </w:pPr>
          </w:p>
          <w:p w14:paraId="3874537C" w14:textId="77777777" w:rsidR="0018153F" w:rsidRDefault="0018153F" w:rsidP="00300A19">
            <w:pPr>
              <w:pStyle w:val="5x6cell"/>
              <w:widowControl/>
              <w:numPr>
                <w:ilvl w:val="0"/>
                <w:numId w:val="19"/>
              </w:numPr>
              <w:spacing w:before="0" w:after="0"/>
              <w:rPr>
                <w:bCs/>
              </w:rPr>
            </w:pPr>
            <w:r>
              <w:rPr>
                <w:bCs/>
              </w:rPr>
              <w:t>Note number of packets dropped.</w:t>
            </w:r>
          </w:p>
          <w:p w14:paraId="3874537D" w14:textId="77777777" w:rsidR="0018153F" w:rsidRDefault="0018153F" w:rsidP="00300A19">
            <w:pPr>
              <w:pStyle w:val="5x6cell"/>
              <w:widowControl/>
              <w:spacing w:before="0" w:after="0"/>
              <w:ind w:left="720"/>
              <w:rPr>
                <w:bCs/>
              </w:rPr>
            </w:pPr>
          </w:p>
        </w:tc>
        <w:tc>
          <w:tcPr>
            <w:tcW w:w="3028" w:type="dxa"/>
          </w:tcPr>
          <w:p w14:paraId="3874537E" w14:textId="77777777" w:rsidR="0018153F" w:rsidRPr="00300A19" w:rsidRDefault="0018153F" w:rsidP="00E420D5">
            <w:pPr>
              <w:pStyle w:val="List1"/>
              <w:numPr>
                <w:ilvl w:val="0"/>
                <w:numId w:val="0"/>
              </w:numPr>
              <w:rPr>
                <w:b/>
              </w:rPr>
            </w:pPr>
            <w:r w:rsidRPr="00300A19">
              <w:rPr>
                <w:u w:val="single"/>
              </w:rPr>
              <w:t>Visual</w:t>
            </w:r>
            <w:r w:rsidRPr="00300A19">
              <w:rPr>
                <w:b/>
              </w:rPr>
              <w:t>:</w:t>
            </w:r>
          </w:p>
          <w:p w14:paraId="3874537F" w14:textId="77777777" w:rsidR="0018153F" w:rsidRPr="00300A19" w:rsidRDefault="0018153F" w:rsidP="00300A19">
            <w:pPr>
              <w:autoSpaceDE w:val="0"/>
              <w:autoSpaceDN w:val="0"/>
              <w:adjustRightInd w:val="0"/>
              <w:spacing w:after="0" w:line="240" w:lineRule="auto"/>
              <w:rPr>
                <w:rFonts w:ascii="Times New Roman" w:eastAsia="Times New Roman" w:hAnsi="Times New Roman" w:cs="Times New Roman"/>
                <w:sz w:val="20"/>
                <w:szCs w:val="20"/>
              </w:rPr>
            </w:pPr>
          </w:p>
          <w:p w14:paraId="38745380" w14:textId="77777777" w:rsidR="0018153F" w:rsidRPr="00300A19" w:rsidRDefault="00F614D7" w:rsidP="00300A1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__</w:t>
            </w:r>
            <w:r w:rsidR="0018153F" w:rsidRPr="00300A19">
              <w:rPr>
                <w:rFonts w:ascii="Times New Roman" w:eastAsia="Times New Roman" w:hAnsi="Times New Roman" w:cs="Times New Roman"/>
                <w:sz w:val="20"/>
                <w:szCs w:val="20"/>
              </w:rPr>
              <w:t xml:space="preserve"> packets received by filter</w:t>
            </w:r>
          </w:p>
          <w:p w14:paraId="38745381" w14:textId="77777777" w:rsidR="0018153F" w:rsidRDefault="00F614D7" w:rsidP="00300A1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 </w:t>
            </w:r>
            <w:r w:rsidR="0018153F" w:rsidRPr="00300A19">
              <w:rPr>
                <w:rFonts w:ascii="Times New Roman" w:eastAsia="Times New Roman" w:hAnsi="Times New Roman" w:cs="Times New Roman"/>
                <w:sz w:val="20"/>
                <w:szCs w:val="20"/>
              </w:rPr>
              <w:t>packets dropped by kernel</w:t>
            </w:r>
          </w:p>
          <w:p w14:paraId="38745382" w14:textId="77777777" w:rsidR="0018153F" w:rsidRPr="00300A19" w:rsidRDefault="0018153F" w:rsidP="00300A1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is displayed in command shell.</w:t>
            </w:r>
          </w:p>
          <w:p w14:paraId="38745383" w14:textId="77777777" w:rsidR="0018153F" w:rsidRPr="00300A19" w:rsidRDefault="0018153F" w:rsidP="00E420D5">
            <w:pPr>
              <w:pStyle w:val="List1"/>
              <w:numPr>
                <w:ilvl w:val="0"/>
                <w:numId w:val="0"/>
              </w:numPr>
              <w:rPr>
                <w:b/>
              </w:rPr>
            </w:pPr>
          </w:p>
        </w:tc>
        <w:tc>
          <w:tcPr>
            <w:tcW w:w="2903" w:type="dxa"/>
          </w:tcPr>
          <w:p w14:paraId="38745384" w14:textId="77777777" w:rsidR="0018153F" w:rsidRPr="001917C0" w:rsidRDefault="0018153F" w:rsidP="00300A19">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385" w14:textId="77777777" w:rsidR="0018153F" w:rsidRDefault="0018153F" w:rsidP="00E420D5">
            <w:pPr>
              <w:pStyle w:val="5x6cell"/>
              <w:tabs>
                <w:tab w:val="clear" w:pos="0"/>
                <w:tab w:val="clear" w:pos="720"/>
                <w:tab w:val="clear" w:pos="1440"/>
                <w:tab w:val="clear" w:pos="2160"/>
              </w:tabs>
              <w:spacing w:before="0" w:after="0"/>
              <w:ind w:left="388"/>
              <w:rPr>
                <w:szCs w:val="26"/>
              </w:rPr>
            </w:pPr>
          </w:p>
        </w:tc>
        <w:tc>
          <w:tcPr>
            <w:tcW w:w="678" w:type="dxa"/>
          </w:tcPr>
          <w:p w14:paraId="38745386" w14:textId="77777777" w:rsidR="0018153F" w:rsidRDefault="0018153F" w:rsidP="00E420D5">
            <w:pPr>
              <w:pStyle w:val="5x6cell"/>
              <w:widowControl/>
              <w:numPr>
                <w:ilvl w:val="12"/>
                <w:numId w:val="0"/>
              </w:numPr>
              <w:spacing w:before="0" w:after="0"/>
              <w:rPr>
                <w:iCs/>
              </w:rPr>
            </w:pPr>
          </w:p>
        </w:tc>
      </w:tr>
      <w:tr w:rsidR="0018153F" w14:paraId="3874538D" w14:textId="77777777" w:rsidTr="000A2590">
        <w:trPr>
          <w:cantSplit/>
          <w:jc w:val="center"/>
        </w:trPr>
        <w:tc>
          <w:tcPr>
            <w:tcW w:w="966" w:type="dxa"/>
          </w:tcPr>
          <w:p w14:paraId="38745388" w14:textId="77777777" w:rsidR="0018153F" w:rsidRDefault="0018153F" w:rsidP="00932421">
            <w:pPr>
              <w:pStyle w:val="5x6cell"/>
              <w:widowControl/>
              <w:numPr>
                <w:ilvl w:val="0"/>
                <w:numId w:val="11"/>
              </w:numPr>
              <w:tabs>
                <w:tab w:val="clear" w:pos="720"/>
              </w:tabs>
              <w:spacing w:before="0" w:after="0"/>
              <w:jc w:val="center"/>
            </w:pPr>
          </w:p>
        </w:tc>
        <w:tc>
          <w:tcPr>
            <w:tcW w:w="6344" w:type="dxa"/>
          </w:tcPr>
          <w:p w14:paraId="38745389" w14:textId="77777777" w:rsidR="0018153F" w:rsidRPr="00401C9D" w:rsidRDefault="0018153F" w:rsidP="00E420D5">
            <w:pPr>
              <w:pStyle w:val="5x6cell"/>
              <w:widowControl/>
              <w:numPr>
                <w:ilvl w:val="12"/>
                <w:numId w:val="0"/>
              </w:numPr>
              <w:spacing w:before="0" w:after="0"/>
              <w:rPr>
                <w:bCs/>
              </w:rPr>
            </w:pPr>
            <w:r>
              <w:rPr>
                <w:bCs/>
              </w:rPr>
              <w:t xml:space="preserve">When the script has completely executed all repetitions, collocate all the accumulated ‘pcap” files to an appropriate media such as a USB flash drive. </w:t>
            </w:r>
          </w:p>
        </w:tc>
        <w:tc>
          <w:tcPr>
            <w:tcW w:w="3028" w:type="dxa"/>
          </w:tcPr>
          <w:p w14:paraId="3874538A" w14:textId="77777777" w:rsidR="0018153F" w:rsidRPr="003C132A" w:rsidRDefault="0018153F" w:rsidP="00E420D5">
            <w:pPr>
              <w:pStyle w:val="List1"/>
              <w:numPr>
                <w:ilvl w:val="0"/>
                <w:numId w:val="0"/>
              </w:numPr>
            </w:pPr>
            <w:r>
              <w:t>NA</w:t>
            </w:r>
          </w:p>
        </w:tc>
        <w:tc>
          <w:tcPr>
            <w:tcW w:w="2903" w:type="dxa"/>
          </w:tcPr>
          <w:p w14:paraId="3874538B" w14:textId="77777777" w:rsidR="0018153F" w:rsidRDefault="0018153F" w:rsidP="00D40DC1">
            <w:pPr>
              <w:pStyle w:val="5x6cell"/>
              <w:tabs>
                <w:tab w:val="clear" w:pos="0"/>
                <w:tab w:val="clear" w:pos="720"/>
                <w:tab w:val="clear" w:pos="1440"/>
                <w:tab w:val="clear" w:pos="2160"/>
              </w:tabs>
              <w:spacing w:before="0" w:after="0"/>
              <w:rPr>
                <w:szCs w:val="26"/>
              </w:rPr>
            </w:pPr>
            <w:r>
              <w:rPr>
                <w:szCs w:val="26"/>
              </w:rPr>
              <w:t>NA</w:t>
            </w:r>
          </w:p>
        </w:tc>
        <w:tc>
          <w:tcPr>
            <w:tcW w:w="678" w:type="dxa"/>
          </w:tcPr>
          <w:p w14:paraId="3874538C" w14:textId="77777777" w:rsidR="0018153F" w:rsidRDefault="0018153F" w:rsidP="00E420D5">
            <w:pPr>
              <w:pStyle w:val="5x6cell"/>
              <w:widowControl/>
              <w:numPr>
                <w:ilvl w:val="12"/>
                <w:numId w:val="0"/>
              </w:numPr>
              <w:spacing w:before="0" w:after="0"/>
              <w:rPr>
                <w:iCs/>
              </w:rPr>
            </w:pPr>
          </w:p>
        </w:tc>
      </w:tr>
      <w:tr w:rsidR="0018153F" w14:paraId="38745393" w14:textId="77777777" w:rsidTr="000A2590">
        <w:trPr>
          <w:cantSplit/>
          <w:jc w:val="center"/>
        </w:trPr>
        <w:tc>
          <w:tcPr>
            <w:tcW w:w="966" w:type="dxa"/>
          </w:tcPr>
          <w:p w14:paraId="3874538E" w14:textId="77777777" w:rsidR="0018153F" w:rsidRDefault="0018153F" w:rsidP="00932421">
            <w:pPr>
              <w:pStyle w:val="5x6cell"/>
              <w:widowControl/>
              <w:numPr>
                <w:ilvl w:val="0"/>
                <w:numId w:val="11"/>
              </w:numPr>
              <w:tabs>
                <w:tab w:val="clear" w:pos="720"/>
              </w:tabs>
              <w:spacing w:before="0" w:after="0"/>
              <w:jc w:val="center"/>
            </w:pPr>
          </w:p>
        </w:tc>
        <w:tc>
          <w:tcPr>
            <w:tcW w:w="6344" w:type="dxa"/>
          </w:tcPr>
          <w:p w14:paraId="3874538F" w14:textId="77777777" w:rsidR="0018153F" w:rsidRDefault="0018153F" w:rsidP="00E420D5">
            <w:pPr>
              <w:pStyle w:val="5x6cell"/>
              <w:widowControl/>
              <w:numPr>
                <w:ilvl w:val="12"/>
                <w:numId w:val="0"/>
              </w:numPr>
              <w:spacing w:before="0" w:after="0"/>
              <w:rPr>
                <w:bCs/>
              </w:rPr>
            </w:pPr>
            <w:r>
              <w:rPr>
                <w:bCs/>
              </w:rPr>
              <w:t xml:space="preserve">Copy the files on the USB flash drive to a PC that has the OCD Packet Capture Tool installed on it. </w:t>
            </w:r>
          </w:p>
        </w:tc>
        <w:tc>
          <w:tcPr>
            <w:tcW w:w="3028" w:type="dxa"/>
          </w:tcPr>
          <w:p w14:paraId="38745390" w14:textId="77777777" w:rsidR="0018153F" w:rsidRDefault="0018153F" w:rsidP="00E420D5">
            <w:pPr>
              <w:pStyle w:val="List1"/>
              <w:numPr>
                <w:ilvl w:val="0"/>
                <w:numId w:val="0"/>
              </w:numPr>
            </w:pPr>
            <w:r>
              <w:t>Files are now located in a directory ready for processing with Packet capture tool.</w:t>
            </w:r>
          </w:p>
        </w:tc>
        <w:tc>
          <w:tcPr>
            <w:tcW w:w="2903" w:type="dxa"/>
          </w:tcPr>
          <w:p w14:paraId="38745391" w14:textId="77777777" w:rsidR="0018153F" w:rsidRDefault="0018153F" w:rsidP="00D40DC1">
            <w:pPr>
              <w:pStyle w:val="5x6cell"/>
              <w:tabs>
                <w:tab w:val="clear" w:pos="0"/>
                <w:tab w:val="clear" w:pos="720"/>
                <w:tab w:val="clear" w:pos="1440"/>
                <w:tab w:val="clear" w:pos="2160"/>
              </w:tabs>
              <w:spacing w:before="0" w:after="0"/>
              <w:rPr>
                <w:szCs w:val="26"/>
              </w:rPr>
            </w:pPr>
            <w:r>
              <w:rPr>
                <w:szCs w:val="26"/>
              </w:rPr>
              <w:t>NA</w:t>
            </w:r>
          </w:p>
        </w:tc>
        <w:tc>
          <w:tcPr>
            <w:tcW w:w="678" w:type="dxa"/>
          </w:tcPr>
          <w:p w14:paraId="38745392" w14:textId="77777777" w:rsidR="0018153F" w:rsidRDefault="0018153F" w:rsidP="00E420D5">
            <w:pPr>
              <w:pStyle w:val="5x6cell"/>
              <w:widowControl/>
              <w:numPr>
                <w:ilvl w:val="12"/>
                <w:numId w:val="0"/>
              </w:numPr>
              <w:spacing w:before="0" w:after="0"/>
              <w:rPr>
                <w:iCs/>
              </w:rPr>
            </w:pPr>
          </w:p>
        </w:tc>
      </w:tr>
      <w:tr w:rsidR="0018153F" w14:paraId="38745399" w14:textId="77777777" w:rsidTr="000A2590">
        <w:trPr>
          <w:cantSplit/>
          <w:jc w:val="center"/>
        </w:trPr>
        <w:tc>
          <w:tcPr>
            <w:tcW w:w="966" w:type="dxa"/>
          </w:tcPr>
          <w:p w14:paraId="38745394" w14:textId="77777777" w:rsidR="0018153F" w:rsidRDefault="0018153F" w:rsidP="00932421">
            <w:pPr>
              <w:pStyle w:val="5x6cell"/>
              <w:widowControl/>
              <w:numPr>
                <w:ilvl w:val="0"/>
                <w:numId w:val="11"/>
              </w:numPr>
              <w:tabs>
                <w:tab w:val="clear" w:pos="720"/>
              </w:tabs>
              <w:spacing w:before="0" w:after="0"/>
            </w:pPr>
          </w:p>
        </w:tc>
        <w:tc>
          <w:tcPr>
            <w:tcW w:w="6344" w:type="dxa"/>
          </w:tcPr>
          <w:p w14:paraId="38745395" w14:textId="77777777" w:rsidR="0018153F" w:rsidRPr="004511C6" w:rsidRDefault="0018153F" w:rsidP="00E420D5">
            <w:pPr>
              <w:pStyle w:val="5x6cell"/>
              <w:widowControl/>
              <w:numPr>
                <w:ilvl w:val="12"/>
                <w:numId w:val="0"/>
              </w:numPr>
              <w:spacing w:before="0" w:after="0"/>
              <w:rPr>
                <w:bCs/>
              </w:rPr>
            </w:pPr>
            <w:r>
              <w:rPr>
                <w:bCs/>
              </w:rPr>
              <w:t xml:space="preserve">Open the OCD Packet Capture Tool and Start “Capture” on each of the pcap files collected during the test. </w:t>
            </w:r>
          </w:p>
        </w:tc>
        <w:tc>
          <w:tcPr>
            <w:tcW w:w="3028" w:type="dxa"/>
          </w:tcPr>
          <w:p w14:paraId="38745396" w14:textId="77777777" w:rsidR="0018153F" w:rsidRPr="002A4FB3" w:rsidRDefault="0018153F" w:rsidP="00E420D5">
            <w:pPr>
              <w:pStyle w:val="List1"/>
              <w:numPr>
                <w:ilvl w:val="0"/>
                <w:numId w:val="0"/>
              </w:numPr>
            </w:pPr>
            <w:r>
              <w:t>As appropriate the ‘Port 29’ and Port31’ panes populate with command text details.</w:t>
            </w:r>
          </w:p>
        </w:tc>
        <w:tc>
          <w:tcPr>
            <w:tcW w:w="2903" w:type="dxa"/>
          </w:tcPr>
          <w:p w14:paraId="38745397" w14:textId="77777777" w:rsidR="0018153F" w:rsidRPr="008F0A76" w:rsidRDefault="0018153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tc>
        <w:tc>
          <w:tcPr>
            <w:tcW w:w="678" w:type="dxa"/>
          </w:tcPr>
          <w:p w14:paraId="38745398" w14:textId="77777777" w:rsidR="0018153F" w:rsidRDefault="0018153F" w:rsidP="00E420D5">
            <w:pPr>
              <w:pStyle w:val="5x6cell"/>
              <w:widowControl/>
              <w:numPr>
                <w:ilvl w:val="12"/>
                <w:numId w:val="0"/>
              </w:numPr>
              <w:spacing w:before="0" w:after="0"/>
              <w:rPr>
                <w:iCs/>
              </w:rPr>
            </w:pPr>
          </w:p>
        </w:tc>
      </w:tr>
      <w:tr w:rsidR="0018153F" w14:paraId="3874539F" w14:textId="77777777" w:rsidTr="000A2590">
        <w:trPr>
          <w:cantSplit/>
          <w:jc w:val="center"/>
        </w:trPr>
        <w:tc>
          <w:tcPr>
            <w:tcW w:w="966" w:type="dxa"/>
          </w:tcPr>
          <w:p w14:paraId="3874539A" w14:textId="77777777" w:rsidR="0018153F" w:rsidRDefault="0018153F" w:rsidP="00932421">
            <w:pPr>
              <w:pStyle w:val="5x6cell"/>
              <w:widowControl/>
              <w:numPr>
                <w:ilvl w:val="0"/>
                <w:numId w:val="11"/>
              </w:numPr>
              <w:tabs>
                <w:tab w:val="clear" w:pos="720"/>
              </w:tabs>
              <w:spacing w:before="0" w:after="0"/>
              <w:jc w:val="center"/>
            </w:pPr>
          </w:p>
        </w:tc>
        <w:tc>
          <w:tcPr>
            <w:tcW w:w="6344" w:type="dxa"/>
          </w:tcPr>
          <w:p w14:paraId="3874539B" w14:textId="77777777" w:rsidR="0018153F" w:rsidRDefault="0018153F" w:rsidP="00E420D5">
            <w:pPr>
              <w:pStyle w:val="5x6cell"/>
              <w:widowControl/>
              <w:numPr>
                <w:ilvl w:val="12"/>
                <w:numId w:val="0"/>
              </w:numPr>
              <w:spacing w:before="0" w:after="0"/>
              <w:rPr>
                <w:bCs/>
              </w:rPr>
            </w:pPr>
            <w:r>
              <w:rPr>
                <w:bCs/>
              </w:rPr>
              <w:t>Select and copy all of the text data in each pane using the Ctrl-A, Ctrl-C actions.</w:t>
            </w:r>
          </w:p>
        </w:tc>
        <w:tc>
          <w:tcPr>
            <w:tcW w:w="3028" w:type="dxa"/>
          </w:tcPr>
          <w:p w14:paraId="3874539C" w14:textId="77777777" w:rsidR="0018153F" w:rsidRDefault="0018153F" w:rsidP="00E420D5">
            <w:pPr>
              <w:pStyle w:val="List1"/>
              <w:numPr>
                <w:ilvl w:val="0"/>
                <w:numId w:val="0"/>
              </w:numPr>
            </w:pPr>
            <w:r>
              <w:t>Text data is highlighted.</w:t>
            </w:r>
          </w:p>
        </w:tc>
        <w:tc>
          <w:tcPr>
            <w:tcW w:w="2903" w:type="dxa"/>
          </w:tcPr>
          <w:p w14:paraId="3874539D" w14:textId="77777777" w:rsidR="0018153F" w:rsidRPr="007D77FD" w:rsidRDefault="0018153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tc>
        <w:tc>
          <w:tcPr>
            <w:tcW w:w="678" w:type="dxa"/>
          </w:tcPr>
          <w:p w14:paraId="3874539E" w14:textId="77777777" w:rsidR="0018153F" w:rsidRDefault="0018153F" w:rsidP="00E420D5">
            <w:pPr>
              <w:pStyle w:val="5x6cell"/>
              <w:widowControl/>
              <w:numPr>
                <w:ilvl w:val="12"/>
                <w:numId w:val="0"/>
              </w:numPr>
              <w:spacing w:before="0" w:after="0"/>
              <w:rPr>
                <w:iCs/>
              </w:rPr>
            </w:pPr>
          </w:p>
        </w:tc>
      </w:tr>
      <w:tr w:rsidR="0018153F" w14:paraId="387453A5" w14:textId="77777777" w:rsidTr="000A2590">
        <w:trPr>
          <w:cantSplit/>
          <w:jc w:val="center"/>
        </w:trPr>
        <w:tc>
          <w:tcPr>
            <w:tcW w:w="966" w:type="dxa"/>
          </w:tcPr>
          <w:p w14:paraId="387453A0" w14:textId="77777777" w:rsidR="0018153F" w:rsidRDefault="0018153F" w:rsidP="00932421">
            <w:pPr>
              <w:pStyle w:val="5x6cell"/>
              <w:widowControl/>
              <w:numPr>
                <w:ilvl w:val="0"/>
                <w:numId w:val="11"/>
              </w:numPr>
              <w:tabs>
                <w:tab w:val="clear" w:pos="720"/>
              </w:tabs>
              <w:spacing w:before="0" w:after="0"/>
              <w:jc w:val="center"/>
            </w:pPr>
          </w:p>
        </w:tc>
        <w:tc>
          <w:tcPr>
            <w:tcW w:w="6344" w:type="dxa"/>
          </w:tcPr>
          <w:p w14:paraId="387453A1" w14:textId="77777777" w:rsidR="0018153F" w:rsidRDefault="0018153F" w:rsidP="00E420D5">
            <w:pPr>
              <w:pStyle w:val="5x6cell"/>
              <w:widowControl/>
              <w:numPr>
                <w:ilvl w:val="12"/>
                <w:numId w:val="0"/>
              </w:numPr>
              <w:spacing w:before="0" w:after="0"/>
              <w:rPr>
                <w:bCs/>
              </w:rPr>
            </w:pPr>
            <w:r>
              <w:rPr>
                <w:bCs/>
              </w:rPr>
              <w:t>Open a new text document and name it similarly to the originating pcap source file, while differentiating for “primary” or “secondary” a</w:t>
            </w:r>
            <w:r w:rsidR="00AF24B9">
              <w:rPr>
                <w:bCs/>
              </w:rPr>
              <w:t>x</w:t>
            </w:r>
            <w:r>
              <w:rPr>
                <w:bCs/>
              </w:rPr>
              <w:t xml:space="preserve">is appropriate. </w:t>
            </w:r>
          </w:p>
        </w:tc>
        <w:tc>
          <w:tcPr>
            <w:tcW w:w="3028" w:type="dxa"/>
          </w:tcPr>
          <w:p w14:paraId="387453A2" w14:textId="77777777" w:rsidR="0018153F" w:rsidRDefault="0018153F" w:rsidP="00E420D5">
            <w:pPr>
              <w:pStyle w:val="List1"/>
              <w:numPr>
                <w:ilvl w:val="0"/>
                <w:numId w:val="0"/>
              </w:numPr>
            </w:pPr>
            <w:r>
              <w:t>NA</w:t>
            </w:r>
          </w:p>
        </w:tc>
        <w:tc>
          <w:tcPr>
            <w:tcW w:w="2903" w:type="dxa"/>
          </w:tcPr>
          <w:p w14:paraId="387453A3" w14:textId="77777777" w:rsidR="0018153F" w:rsidRPr="008F0A76" w:rsidRDefault="0018153F" w:rsidP="008F0A76">
            <w:pPr>
              <w:spacing w:after="0" w:line="240" w:lineRule="auto"/>
              <w:ind w:left="28"/>
              <w:rPr>
                <w:rFonts w:ascii="Times New Roman" w:eastAsia="Calibri" w:hAnsi="Times New Roman" w:cs="Times New Roman"/>
                <w:sz w:val="20"/>
                <w:szCs w:val="20"/>
              </w:rPr>
            </w:pPr>
            <w:r>
              <w:rPr>
                <w:rFonts w:ascii="Times New Roman" w:eastAsia="Calibri" w:hAnsi="Times New Roman" w:cs="Times New Roman"/>
                <w:sz w:val="20"/>
                <w:szCs w:val="20"/>
              </w:rPr>
              <w:t>NA</w:t>
            </w:r>
          </w:p>
        </w:tc>
        <w:tc>
          <w:tcPr>
            <w:tcW w:w="678" w:type="dxa"/>
          </w:tcPr>
          <w:p w14:paraId="387453A4" w14:textId="77777777" w:rsidR="0018153F" w:rsidRDefault="0018153F" w:rsidP="00E420D5">
            <w:pPr>
              <w:pStyle w:val="5x6cell"/>
              <w:widowControl/>
              <w:numPr>
                <w:ilvl w:val="12"/>
                <w:numId w:val="0"/>
              </w:numPr>
              <w:spacing w:before="0" w:after="0"/>
              <w:rPr>
                <w:iCs/>
              </w:rPr>
            </w:pPr>
          </w:p>
        </w:tc>
      </w:tr>
      <w:tr w:rsidR="0018153F" w14:paraId="387453AB" w14:textId="77777777" w:rsidTr="000A2590">
        <w:trPr>
          <w:cantSplit/>
          <w:jc w:val="center"/>
        </w:trPr>
        <w:tc>
          <w:tcPr>
            <w:tcW w:w="966" w:type="dxa"/>
          </w:tcPr>
          <w:p w14:paraId="387453A6" w14:textId="77777777" w:rsidR="0018153F" w:rsidRDefault="0018153F" w:rsidP="00932421">
            <w:pPr>
              <w:pStyle w:val="5x6cell"/>
              <w:widowControl/>
              <w:numPr>
                <w:ilvl w:val="0"/>
                <w:numId w:val="11"/>
              </w:numPr>
              <w:tabs>
                <w:tab w:val="clear" w:pos="720"/>
              </w:tabs>
              <w:spacing w:before="0" w:after="0"/>
              <w:jc w:val="center"/>
            </w:pPr>
          </w:p>
        </w:tc>
        <w:tc>
          <w:tcPr>
            <w:tcW w:w="6344" w:type="dxa"/>
          </w:tcPr>
          <w:p w14:paraId="387453A7" w14:textId="77777777" w:rsidR="0018153F" w:rsidRDefault="0018153F" w:rsidP="00E420D5">
            <w:pPr>
              <w:pStyle w:val="5x6cell"/>
              <w:widowControl/>
              <w:numPr>
                <w:ilvl w:val="12"/>
                <w:numId w:val="0"/>
              </w:numPr>
              <w:spacing w:before="0" w:after="0"/>
              <w:rPr>
                <w:bCs/>
              </w:rPr>
            </w:pPr>
            <w:r>
              <w:rPr>
                <w:bCs/>
              </w:rPr>
              <w:t xml:space="preserve">Use Ctrl-V to paste all of the text from the OCD Capture Tool panes into the respective files created in previous step. </w:t>
            </w:r>
          </w:p>
        </w:tc>
        <w:tc>
          <w:tcPr>
            <w:tcW w:w="3028" w:type="dxa"/>
          </w:tcPr>
          <w:p w14:paraId="387453A8" w14:textId="77777777" w:rsidR="0018153F" w:rsidRDefault="0018153F" w:rsidP="00E420D5">
            <w:pPr>
              <w:pStyle w:val="List1"/>
              <w:numPr>
                <w:ilvl w:val="0"/>
                <w:numId w:val="0"/>
              </w:numPr>
            </w:pPr>
            <w:r>
              <w:t xml:space="preserve">Text is populated into the newly created text file. </w:t>
            </w:r>
          </w:p>
        </w:tc>
        <w:tc>
          <w:tcPr>
            <w:tcW w:w="2903" w:type="dxa"/>
          </w:tcPr>
          <w:p w14:paraId="387453A9" w14:textId="77777777" w:rsidR="0018153F" w:rsidRPr="00107C1E" w:rsidRDefault="0018153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tc>
        <w:tc>
          <w:tcPr>
            <w:tcW w:w="678" w:type="dxa"/>
          </w:tcPr>
          <w:p w14:paraId="387453AA" w14:textId="77777777" w:rsidR="0018153F" w:rsidRDefault="0018153F" w:rsidP="00E420D5">
            <w:pPr>
              <w:pStyle w:val="5x6cell"/>
              <w:widowControl/>
              <w:numPr>
                <w:ilvl w:val="12"/>
                <w:numId w:val="0"/>
              </w:numPr>
              <w:spacing w:before="0" w:after="0"/>
              <w:rPr>
                <w:iCs/>
              </w:rPr>
            </w:pPr>
          </w:p>
        </w:tc>
      </w:tr>
      <w:tr w:rsidR="0018153F" w14:paraId="387453B1" w14:textId="77777777" w:rsidTr="000A2590">
        <w:trPr>
          <w:cantSplit/>
          <w:jc w:val="center"/>
        </w:trPr>
        <w:tc>
          <w:tcPr>
            <w:tcW w:w="966" w:type="dxa"/>
          </w:tcPr>
          <w:p w14:paraId="387453AC" w14:textId="77777777" w:rsidR="0018153F" w:rsidRDefault="0018153F" w:rsidP="00932421">
            <w:pPr>
              <w:pStyle w:val="5x6cell"/>
              <w:widowControl/>
              <w:numPr>
                <w:ilvl w:val="0"/>
                <w:numId w:val="11"/>
              </w:numPr>
              <w:tabs>
                <w:tab w:val="clear" w:pos="720"/>
              </w:tabs>
              <w:spacing w:before="0" w:after="0"/>
              <w:jc w:val="center"/>
            </w:pPr>
          </w:p>
        </w:tc>
        <w:tc>
          <w:tcPr>
            <w:tcW w:w="6344" w:type="dxa"/>
          </w:tcPr>
          <w:p w14:paraId="387453AD" w14:textId="77777777" w:rsidR="0018153F" w:rsidRPr="001650B8" w:rsidRDefault="0018153F" w:rsidP="001650B8">
            <w:pPr>
              <w:pStyle w:val="5x6cell"/>
              <w:tabs>
                <w:tab w:val="clear" w:pos="0"/>
                <w:tab w:val="clear" w:pos="1440"/>
                <w:tab w:val="clear" w:pos="2160"/>
              </w:tabs>
              <w:spacing w:before="0" w:after="0"/>
              <w:rPr>
                <w:bCs/>
              </w:rPr>
            </w:pPr>
            <w:r>
              <w:rPr>
                <w:bCs/>
              </w:rPr>
              <w:t>Repeat above analysis steps for the other metering arm.</w:t>
            </w:r>
          </w:p>
        </w:tc>
        <w:tc>
          <w:tcPr>
            <w:tcW w:w="3028" w:type="dxa"/>
          </w:tcPr>
          <w:p w14:paraId="387453AE" w14:textId="77777777" w:rsidR="0018153F" w:rsidRDefault="0018153F" w:rsidP="00E420D5">
            <w:pPr>
              <w:pStyle w:val="List1"/>
              <w:numPr>
                <w:ilvl w:val="0"/>
                <w:numId w:val="0"/>
              </w:numPr>
            </w:pPr>
            <w:r>
              <w:t>NA</w:t>
            </w:r>
          </w:p>
        </w:tc>
        <w:tc>
          <w:tcPr>
            <w:tcW w:w="2903" w:type="dxa"/>
          </w:tcPr>
          <w:p w14:paraId="387453AF" w14:textId="77777777" w:rsidR="0018153F" w:rsidRPr="007D77FD" w:rsidRDefault="0018153F" w:rsidP="007D77FD">
            <w:pPr>
              <w:spacing w:after="0" w:line="240" w:lineRule="auto"/>
              <w:rPr>
                <w:rFonts w:ascii="Times New Roman" w:eastAsia="Calibri" w:hAnsi="Times New Roman" w:cs="Times New Roman"/>
                <w:sz w:val="20"/>
                <w:szCs w:val="20"/>
              </w:rPr>
            </w:pPr>
            <w:r>
              <w:rPr>
                <w:rFonts w:ascii="Times New Roman" w:eastAsia="Calibri" w:hAnsi="Times New Roman" w:cs="Times New Roman"/>
                <w:sz w:val="20"/>
                <w:szCs w:val="20"/>
              </w:rPr>
              <w:t>NA</w:t>
            </w:r>
          </w:p>
        </w:tc>
        <w:tc>
          <w:tcPr>
            <w:tcW w:w="678" w:type="dxa"/>
          </w:tcPr>
          <w:p w14:paraId="387453B0" w14:textId="77777777" w:rsidR="0018153F" w:rsidRDefault="0018153F" w:rsidP="00E420D5">
            <w:pPr>
              <w:pStyle w:val="5x6cell"/>
              <w:widowControl/>
              <w:numPr>
                <w:ilvl w:val="12"/>
                <w:numId w:val="0"/>
              </w:numPr>
              <w:spacing w:before="0" w:after="0"/>
              <w:rPr>
                <w:iCs/>
              </w:rPr>
            </w:pPr>
          </w:p>
        </w:tc>
      </w:tr>
      <w:tr w:rsidR="0018153F" w14:paraId="387453B5" w14:textId="77777777" w:rsidTr="000A2590">
        <w:trPr>
          <w:cantSplit/>
          <w:trHeight w:val="59"/>
          <w:jc w:val="center"/>
        </w:trPr>
        <w:tc>
          <w:tcPr>
            <w:tcW w:w="966" w:type="dxa"/>
          </w:tcPr>
          <w:p w14:paraId="387453B2" w14:textId="77777777" w:rsidR="0018153F" w:rsidRDefault="0018153F" w:rsidP="00932421">
            <w:pPr>
              <w:pStyle w:val="5x6cell"/>
              <w:widowControl/>
              <w:numPr>
                <w:ilvl w:val="0"/>
                <w:numId w:val="11"/>
              </w:numPr>
              <w:spacing w:before="0" w:after="0"/>
              <w:jc w:val="center"/>
            </w:pPr>
          </w:p>
        </w:tc>
        <w:tc>
          <w:tcPr>
            <w:tcW w:w="12275" w:type="dxa"/>
            <w:gridSpan w:val="3"/>
          </w:tcPr>
          <w:p w14:paraId="387453B3" w14:textId="77777777" w:rsidR="0018153F" w:rsidRPr="007D77FD" w:rsidRDefault="0018153F" w:rsidP="00E420D5">
            <w:pPr>
              <w:rPr>
                <w:rFonts w:ascii="Times New Roman" w:eastAsia="Calibri" w:hAnsi="Times New Roman" w:cs="Times New Roman"/>
                <w:sz w:val="20"/>
                <w:szCs w:val="20"/>
              </w:rPr>
            </w:pPr>
            <w:r w:rsidRPr="00D22F65">
              <w:rPr>
                <w:rFonts w:ascii="Times New Roman" w:eastAsia="Calibri" w:hAnsi="Times New Roman" w:cs="Times New Roman"/>
                <w:sz w:val="20"/>
                <w:szCs w:val="20"/>
              </w:rPr>
              <w:t xml:space="preserve">Select and </w:t>
            </w:r>
            <w:r w:rsidRPr="00D22F65">
              <w:rPr>
                <w:rFonts w:ascii="Times New Roman" w:eastAsia="Calibri" w:hAnsi="Times New Roman" w:cs="Times New Roman"/>
                <w:b/>
                <w:bCs/>
                <w:sz w:val="20"/>
                <w:szCs w:val="20"/>
              </w:rPr>
              <w:t>print</w:t>
            </w:r>
            <w:r w:rsidRPr="00D22F65">
              <w:rPr>
                <w:rFonts w:ascii="Times New Roman" w:eastAsia="Calibri" w:hAnsi="Times New Roman" w:cs="Times New Roman"/>
                <w:sz w:val="20"/>
                <w:szCs w:val="20"/>
              </w:rPr>
              <w:t xml:space="preserve"> any conditions posted during execution of this test case (since the last reset).</w:t>
            </w:r>
          </w:p>
        </w:tc>
        <w:tc>
          <w:tcPr>
            <w:tcW w:w="678" w:type="dxa"/>
          </w:tcPr>
          <w:p w14:paraId="387453B4" w14:textId="77777777" w:rsidR="0018153F" w:rsidRDefault="0018153F" w:rsidP="00E420D5">
            <w:pPr>
              <w:pStyle w:val="Caption"/>
              <w:numPr>
                <w:ilvl w:val="12"/>
                <w:numId w:val="0"/>
              </w:numPr>
              <w:spacing w:before="0" w:after="0" w:line="240" w:lineRule="auto"/>
              <w:jc w:val="left"/>
              <w:rPr>
                <w:rFonts w:ascii="Times New Roman" w:eastAsia="Calibri" w:hAnsi="Times New Roman" w:cs="Times New Roman"/>
                <w:i w:val="0"/>
                <w:iCs/>
              </w:rPr>
            </w:pPr>
          </w:p>
        </w:tc>
      </w:tr>
      <w:tr w:rsidR="0018153F" w14:paraId="387453B9" w14:textId="77777777" w:rsidTr="000A2590">
        <w:trPr>
          <w:cantSplit/>
          <w:trHeight w:val="471"/>
          <w:jc w:val="center"/>
        </w:trPr>
        <w:tc>
          <w:tcPr>
            <w:tcW w:w="966" w:type="dxa"/>
            <w:tcBorders>
              <w:top w:val="single" w:sz="6" w:space="0" w:color="auto"/>
              <w:left w:val="single" w:sz="6" w:space="0" w:color="auto"/>
              <w:bottom w:val="single" w:sz="6" w:space="0" w:color="auto"/>
              <w:right w:val="single" w:sz="6" w:space="0" w:color="auto"/>
            </w:tcBorders>
          </w:tcPr>
          <w:p w14:paraId="387453B6" w14:textId="77777777" w:rsidR="0018153F" w:rsidRDefault="0018153F" w:rsidP="00932421">
            <w:pPr>
              <w:pStyle w:val="5x6cell"/>
              <w:widowControl/>
              <w:numPr>
                <w:ilvl w:val="0"/>
                <w:numId w:val="11"/>
              </w:numPr>
              <w:spacing w:before="0" w:after="0"/>
              <w:jc w:val="center"/>
            </w:pPr>
          </w:p>
        </w:tc>
        <w:tc>
          <w:tcPr>
            <w:tcW w:w="12275" w:type="dxa"/>
            <w:gridSpan w:val="3"/>
            <w:tcBorders>
              <w:top w:val="single" w:sz="6" w:space="0" w:color="auto"/>
              <w:left w:val="single" w:sz="6" w:space="0" w:color="auto"/>
              <w:bottom w:val="single" w:sz="6" w:space="0" w:color="auto"/>
              <w:right w:val="single" w:sz="6" w:space="0" w:color="auto"/>
            </w:tcBorders>
          </w:tcPr>
          <w:p w14:paraId="387453B7" w14:textId="77777777" w:rsidR="0018153F" w:rsidRPr="007D77FD" w:rsidRDefault="0018153F" w:rsidP="007D77FD">
            <w:pPr>
              <w:ind w:right="-18"/>
              <w:rPr>
                <w:rFonts w:ascii="Times New Roman" w:eastAsia="Calibri" w:hAnsi="Times New Roman" w:cs="Times New Roman"/>
                <w:sz w:val="20"/>
                <w:szCs w:val="20"/>
              </w:rPr>
            </w:pPr>
            <w:r w:rsidRPr="005924A0">
              <w:rPr>
                <w:rFonts w:ascii="Times New Roman" w:eastAsia="Calibri" w:hAnsi="Times New Roman" w:cs="Times New Roman"/>
                <w:sz w:val="20"/>
                <w:szCs w:val="20"/>
              </w:rPr>
              <w:t xml:space="preserve">Run the PCAP file analysis script on each of the  OCD Packet Capture  renderings for primary and secondary metering arms </w:t>
            </w:r>
            <w:r>
              <w:rPr>
                <w:rFonts w:ascii="Times New Roman" w:eastAsia="Calibri" w:hAnsi="Times New Roman" w:cs="Times New Roman"/>
                <w:b/>
                <w:sz w:val="20"/>
                <w:szCs w:val="20"/>
              </w:rPr>
              <w:t>xtra_tech_capture</w:t>
            </w:r>
            <w:r w:rsidRPr="005924A0">
              <w:rPr>
                <w:rFonts w:ascii="Times New Roman" w:eastAsia="Calibri" w:hAnsi="Times New Roman" w:cs="Times New Roman"/>
                <w:b/>
                <w:sz w:val="20"/>
                <w:szCs w:val="20"/>
              </w:rPr>
              <w:t xml:space="preserve">_pcap.pl </w:t>
            </w:r>
            <w:r>
              <w:rPr>
                <w:rFonts w:ascii="Times New Roman" w:eastAsia="Calibri" w:hAnsi="Times New Roman" w:cs="Times New Roman"/>
                <w:b/>
                <w:sz w:val="20"/>
                <w:szCs w:val="20"/>
              </w:rPr>
              <w:t xml:space="preserve"> ‘Your OCD Packet Capture file name’</w:t>
            </w:r>
          </w:p>
        </w:tc>
        <w:tc>
          <w:tcPr>
            <w:tcW w:w="678" w:type="dxa"/>
            <w:tcBorders>
              <w:top w:val="single" w:sz="6" w:space="0" w:color="auto"/>
              <w:left w:val="single" w:sz="6" w:space="0" w:color="auto"/>
              <w:bottom w:val="single" w:sz="6" w:space="0" w:color="auto"/>
              <w:right w:val="single" w:sz="6" w:space="0" w:color="auto"/>
            </w:tcBorders>
          </w:tcPr>
          <w:p w14:paraId="387453B8" w14:textId="77777777" w:rsidR="0018153F" w:rsidRDefault="0018153F" w:rsidP="00E420D5">
            <w:pPr>
              <w:pStyle w:val="Caption"/>
              <w:numPr>
                <w:ilvl w:val="12"/>
                <w:numId w:val="0"/>
              </w:numPr>
              <w:spacing w:before="0" w:after="0" w:line="240" w:lineRule="auto"/>
              <w:jc w:val="left"/>
              <w:rPr>
                <w:rFonts w:ascii="Times New Roman" w:eastAsia="Calibri" w:hAnsi="Times New Roman" w:cs="Times New Roman"/>
                <w:i w:val="0"/>
                <w:iCs/>
              </w:rPr>
            </w:pPr>
          </w:p>
        </w:tc>
      </w:tr>
      <w:tr w:rsidR="0018153F" w14:paraId="387453BD" w14:textId="77777777" w:rsidTr="000A2590">
        <w:trPr>
          <w:cantSplit/>
          <w:trHeight w:val="471"/>
          <w:jc w:val="center"/>
        </w:trPr>
        <w:tc>
          <w:tcPr>
            <w:tcW w:w="966" w:type="dxa"/>
            <w:tcBorders>
              <w:top w:val="single" w:sz="6" w:space="0" w:color="auto"/>
              <w:left w:val="single" w:sz="6" w:space="0" w:color="auto"/>
              <w:bottom w:val="single" w:sz="6" w:space="0" w:color="auto"/>
              <w:right w:val="single" w:sz="6" w:space="0" w:color="auto"/>
            </w:tcBorders>
          </w:tcPr>
          <w:p w14:paraId="387453BA" w14:textId="77777777" w:rsidR="0018153F" w:rsidRDefault="0018153F" w:rsidP="00932421">
            <w:pPr>
              <w:pStyle w:val="5x6cell"/>
              <w:widowControl/>
              <w:numPr>
                <w:ilvl w:val="0"/>
                <w:numId w:val="11"/>
              </w:numPr>
              <w:spacing w:before="0" w:after="0"/>
              <w:jc w:val="center"/>
            </w:pPr>
          </w:p>
        </w:tc>
        <w:tc>
          <w:tcPr>
            <w:tcW w:w="12275" w:type="dxa"/>
            <w:gridSpan w:val="3"/>
            <w:tcBorders>
              <w:top w:val="single" w:sz="6" w:space="0" w:color="auto"/>
              <w:left w:val="single" w:sz="6" w:space="0" w:color="auto"/>
              <w:bottom w:val="single" w:sz="6" w:space="0" w:color="auto"/>
              <w:right w:val="single" w:sz="6" w:space="0" w:color="auto"/>
            </w:tcBorders>
          </w:tcPr>
          <w:p w14:paraId="387453BB" w14:textId="77777777" w:rsidR="0018153F" w:rsidRPr="005924A0" w:rsidRDefault="0018153F" w:rsidP="00E420D5">
            <w:pPr>
              <w:ind w:right="-18"/>
              <w:rPr>
                <w:rFonts w:ascii="Times New Roman" w:eastAsia="Calibri" w:hAnsi="Times New Roman" w:cs="Times New Roman"/>
                <w:sz w:val="20"/>
                <w:szCs w:val="20"/>
              </w:rPr>
            </w:pPr>
            <w:r>
              <w:rPr>
                <w:rFonts w:ascii="Times New Roman" w:eastAsia="Calibri" w:hAnsi="Times New Roman" w:cs="Times New Roman"/>
                <w:sz w:val="20"/>
                <w:szCs w:val="20"/>
              </w:rPr>
              <w:t xml:space="preserve">Retain the output of the scripted analysis and incorporate results into a spreadsheet in next section of this document. </w:t>
            </w:r>
          </w:p>
        </w:tc>
        <w:tc>
          <w:tcPr>
            <w:tcW w:w="678" w:type="dxa"/>
            <w:tcBorders>
              <w:top w:val="single" w:sz="6" w:space="0" w:color="auto"/>
              <w:left w:val="single" w:sz="6" w:space="0" w:color="auto"/>
              <w:bottom w:val="single" w:sz="6" w:space="0" w:color="auto"/>
              <w:right w:val="single" w:sz="6" w:space="0" w:color="auto"/>
            </w:tcBorders>
          </w:tcPr>
          <w:p w14:paraId="387453BC" w14:textId="77777777" w:rsidR="0018153F" w:rsidRDefault="0018153F" w:rsidP="00E420D5">
            <w:pPr>
              <w:pStyle w:val="Caption"/>
              <w:numPr>
                <w:ilvl w:val="12"/>
                <w:numId w:val="0"/>
              </w:numPr>
              <w:spacing w:before="0" w:after="0" w:line="240" w:lineRule="auto"/>
              <w:jc w:val="left"/>
              <w:rPr>
                <w:rFonts w:ascii="Times New Roman" w:eastAsia="Calibri" w:hAnsi="Times New Roman" w:cs="Times New Roman"/>
                <w:i w:val="0"/>
                <w:iCs/>
              </w:rPr>
            </w:pPr>
          </w:p>
        </w:tc>
      </w:tr>
      <w:tr w:rsidR="0018153F" w14:paraId="387453C1" w14:textId="77777777" w:rsidTr="00B01C6E">
        <w:trPr>
          <w:cantSplit/>
          <w:trHeight w:val="462"/>
          <w:jc w:val="center"/>
        </w:trPr>
        <w:tc>
          <w:tcPr>
            <w:tcW w:w="966" w:type="dxa"/>
            <w:tcBorders>
              <w:top w:val="single" w:sz="6" w:space="0" w:color="auto"/>
              <w:left w:val="single" w:sz="6" w:space="0" w:color="auto"/>
              <w:bottom w:val="single" w:sz="6" w:space="0" w:color="auto"/>
              <w:right w:val="single" w:sz="6" w:space="0" w:color="auto"/>
            </w:tcBorders>
          </w:tcPr>
          <w:p w14:paraId="387453BE" w14:textId="77777777" w:rsidR="0018153F" w:rsidRDefault="0018153F" w:rsidP="00932421">
            <w:pPr>
              <w:pStyle w:val="5x6cell"/>
              <w:widowControl/>
              <w:numPr>
                <w:ilvl w:val="0"/>
                <w:numId w:val="11"/>
              </w:numPr>
              <w:spacing w:before="0" w:after="0"/>
              <w:jc w:val="center"/>
            </w:pPr>
          </w:p>
        </w:tc>
        <w:tc>
          <w:tcPr>
            <w:tcW w:w="12275" w:type="dxa"/>
            <w:gridSpan w:val="3"/>
            <w:tcBorders>
              <w:top w:val="single" w:sz="6" w:space="0" w:color="auto"/>
              <w:left w:val="single" w:sz="6" w:space="0" w:color="auto"/>
              <w:bottom w:val="single" w:sz="6" w:space="0" w:color="auto"/>
              <w:right w:val="single" w:sz="6" w:space="0" w:color="auto"/>
            </w:tcBorders>
          </w:tcPr>
          <w:p w14:paraId="387453BF" w14:textId="77777777" w:rsidR="0018153F" w:rsidRDefault="0018153F" w:rsidP="00E420D5">
            <w:pPr>
              <w:ind w:right="-18"/>
              <w:rPr>
                <w:rFonts w:ascii="Times New Roman" w:eastAsia="Calibri" w:hAnsi="Times New Roman" w:cs="Times New Roman"/>
                <w:sz w:val="20"/>
                <w:szCs w:val="20"/>
              </w:rPr>
            </w:pPr>
            <w:r>
              <w:rPr>
                <w:rFonts w:ascii="Times New Roman" w:eastAsia="Calibri" w:hAnsi="Times New Roman" w:cs="Times New Roman"/>
                <w:sz w:val="20"/>
                <w:szCs w:val="20"/>
              </w:rPr>
              <w:t>Repeat (2) additional iterations of this test where 20000 “</w:t>
            </w:r>
            <w:r w:rsidR="00692AF0">
              <w:rPr>
                <w:rFonts w:ascii="Times New Roman" w:eastAsia="Calibri" w:hAnsi="Times New Roman" w:cs="Times New Roman"/>
                <w:sz w:val="20"/>
                <w:szCs w:val="20"/>
              </w:rPr>
              <w:t>go to home</w:t>
            </w:r>
            <w:r>
              <w:rPr>
                <w:rFonts w:ascii="Times New Roman" w:eastAsia="Calibri" w:hAnsi="Times New Roman" w:cs="Times New Roman"/>
                <w:sz w:val="20"/>
                <w:szCs w:val="20"/>
              </w:rPr>
              <w:t xml:space="preserve">” commands are sent to the metering arms. </w:t>
            </w:r>
          </w:p>
        </w:tc>
        <w:tc>
          <w:tcPr>
            <w:tcW w:w="678" w:type="dxa"/>
            <w:tcBorders>
              <w:top w:val="single" w:sz="6" w:space="0" w:color="auto"/>
              <w:left w:val="single" w:sz="6" w:space="0" w:color="auto"/>
              <w:bottom w:val="single" w:sz="6" w:space="0" w:color="auto"/>
              <w:right w:val="single" w:sz="6" w:space="0" w:color="auto"/>
            </w:tcBorders>
          </w:tcPr>
          <w:p w14:paraId="387453C0" w14:textId="77777777" w:rsidR="0018153F" w:rsidRDefault="0018153F" w:rsidP="00E420D5">
            <w:pPr>
              <w:pStyle w:val="Caption"/>
              <w:numPr>
                <w:ilvl w:val="12"/>
                <w:numId w:val="0"/>
              </w:numPr>
              <w:spacing w:before="0" w:after="0" w:line="240" w:lineRule="auto"/>
              <w:jc w:val="left"/>
              <w:rPr>
                <w:rFonts w:ascii="Times New Roman" w:eastAsia="Calibri" w:hAnsi="Times New Roman" w:cs="Times New Roman"/>
                <w:i w:val="0"/>
                <w:iCs/>
              </w:rPr>
            </w:pPr>
          </w:p>
        </w:tc>
      </w:tr>
      <w:tr w:rsidR="0018153F" w14:paraId="387453C5" w14:textId="77777777" w:rsidTr="000A2590">
        <w:trPr>
          <w:cantSplit/>
          <w:trHeight w:val="471"/>
          <w:jc w:val="center"/>
        </w:trPr>
        <w:tc>
          <w:tcPr>
            <w:tcW w:w="966" w:type="dxa"/>
            <w:tcBorders>
              <w:top w:val="single" w:sz="6" w:space="0" w:color="auto"/>
              <w:left w:val="single" w:sz="6" w:space="0" w:color="auto"/>
              <w:bottom w:val="single" w:sz="6" w:space="0" w:color="auto"/>
              <w:right w:val="single" w:sz="6" w:space="0" w:color="auto"/>
            </w:tcBorders>
          </w:tcPr>
          <w:p w14:paraId="387453C2" w14:textId="77777777" w:rsidR="0018153F" w:rsidRDefault="0018153F" w:rsidP="00932421">
            <w:pPr>
              <w:pStyle w:val="5x6cell"/>
              <w:widowControl/>
              <w:numPr>
                <w:ilvl w:val="0"/>
                <w:numId w:val="11"/>
              </w:numPr>
              <w:spacing w:before="0" w:after="0"/>
              <w:jc w:val="center"/>
            </w:pPr>
          </w:p>
        </w:tc>
        <w:tc>
          <w:tcPr>
            <w:tcW w:w="12275" w:type="dxa"/>
            <w:gridSpan w:val="3"/>
            <w:tcBorders>
              <w:top w:val="single" w:sz="6" w:space="0" w:color="auto"/>
              <w:left w:val="single" w:sz="6" w:space="0" w:color="auto"/>
              <w:bottom w:val="single" w:sz="6" w:space="0" w:color="auto"/>
              <w:right w:val="single" w:sz="6" w:space="0" w:color="auto"/>
            </w:tcBorders>
          </w:tcPr>
          <w:p w14:paraId="387453C3" w14:textId="77777777" w:rsidR="0018153F" w:rsidRDefault="00692AF0" w:rsidP="00E420D5">
            <w:pPr>
              <w:ind w:right="-18"/>
              <w:rPr>
                <w:rFonts w:ascii="Times New Roman" w:eastAsia="Calibri" w:hAnsi="Times New Roman" w:cs="Times New Roman"/>
                <w:sz w:val="20"/>
                <w:szCs w:val="20"/>
              </w:rPr>
            </w:pPr>
            <w:r>
              <w:rPr>
                <w:rFonts w:ascii="Times New Roman" w:eastAsia="Calibri" w:hAnsi="Times New Roman" w:cs="Times New Roman"/>
                <w:sz w:val="20"/>
                <w:szCs w:val="20"/>
              </w:rPr>
              <w:t>Install</w:t>
            </w:r>
            <w:r w:rsidR="00F315E0">
              <w:rPr>
                <w:rFonts w:ascii="Times New Roman" w:eastAsia="Calibri" w:hAnsi="Times New Roman" w:cs="Times New Roman"/>
                <w:sz w:val="20"/>
                <w:szCs w:val="20"/>
              </w:rPr>
              <w:t xml:space="preserve"> a M3514 controller with </w:t>
            </w:r>
            <w:r w:rsidR="00A80AD1">
              <w:rPr>
                <w:rFonts w:ascii="Times New Roman" w:eastAsia="Calibri" w:hAnsi="Times New Roman" w:cs="Times New Roman"/>
                <w:sz w:val="20"/>
                <w:szCs w:val="20"/>
              </w:rPr>
              <w:t>v</w:t>
            </w:r>
            <w:r w:rsidR="0083061E">
              <w:rPr>
                <w:rFonts w:ascii="Times New Roman" w:eastAsia="Calibri" w:hAnsi="Times New Roman" w:cs="Times New Roman"/>
                <w:sz w:val="20"/>
                <w:szCs w:val="20"/>
              </w:rPr>
              <w:t>2.1.</w:t>
            </w:r>
            <w:r w:rsidR="00936778">
              <w:rPr>
                <w:rFonts w:ascii="Times New Roman" w:eastAsia="Calibri" w:hAnsi="Times New Roman" w:cs="Times New Roman"/>
                <w:sz w:val="20"/>
                <w:szCs w:val="20"/>
              </w:rPr>
              <w:t>21</w:t>
            </w:r>
            <w:r>
              <w:rPr>
                <w:rFonts w:ascii="Times New Roman" w:eastAsia="Calibri" w:hAnsi="Times New Roman" w:cs="Times New Roman"/>
                <w:sz w:val="20"/>
                <w:szCs w:val="20"/>
              </w:rPr>
              <w:t xml:space="preserve"> software into</w:t>
            </w:r>
            <w:r w:rsidR="0018153F">
              <w:rPr>
                <w:rFonts w:ascii="Times New Roman" w:eastAsia="Calibri" w:hAnsi="Times New Roman" w:cs="Times New Roman"/>
                <w:sz w:val="20"/>
                <w:szCs w:val="20"/>
              </w:rPr>
              <w:t xml:space="preserve"> the analyzer and repeat all steps of this test.</w:t>
            </w:r>
          </w:p>
        </w:tc>
        <w:tc>
          <w:tcPr>
            <w:tcW w:w="678" w:type="dxa"/>
            <w:tcBorders>
              <w:top w:val="single" w:sz="6" w:space="0" w:color="auto"/>
              <w:left w:val="single" w:sz="6" w:space="0" w:color="auto"/>
              <w:bottom w:val="single" w:sz="6" w:space="0" w:color="auto"/>
              <w:right w:val="single" w:sz="6" w:space="0" w:color="auto"/>
            </w:tcBorders>
          </w:tcPr>
          <w:p w14:paraId="387453C4" w14:textId="77777777" w:rsidR="0018153F" w:rsidRDefault="0018153F" w:rsidP="00E420D5">
            <w:pPr>
              <w:pStyle w:val="Caption"/>
              <w:numPr>
                <w:ilvl w:val="12"/>
                <w:numId w:val="0"/>
              </w:numPr>
              <w:spacing w:before="0" w:after="0" w:line="240" w:lineRule="auto"/>
              <w:jc w:val="left"/>
              <w:rPr>
                <w:rFonts w:ascii="Times New Roman" w:eastAsia="Calibri" w:hAnsi="Times New Roman" w:cs="Times New Roman"/>
                <w:i w:val="0"/>
                <w:iCs/>
              </w:rPr>
            </w:pPr>
          </w:p>
        </w:tc>
      </w:tr>
    </w:tbl>
    <w:p w14:paraId="387453C6" w14:textId="77777777" w:rsidR="00727F25" w:rsidRDefault="00727F25">
      <w:pPr>
        <w:spacing w:after="0" w:line="240" w:lineRule="auto"/>
        <w:sectPr w:rsidR="00727F25" w:rsidSect="00032D8F">
          <w:footerReference w:type="default" r:id="rId17"/>
          <w:pgSz w:w="15840" w:h="12240" w:orient="landscape" w:code="1"/>
          <w:pgMar w:top="1440" w:right="1152" w:bottom="1440" w:left="1080" w:header="432" w:footer="288" w:gutter="0"/>
          <w:cols w:space="720"/>
          <w:docGrid w:linePitch="299"/>
        </w:sectPr>
      </w:pPr>
    </w:p>
    <w:p w14:paraId="387453C7" w14:textId="77777777" w:rsidR="00B93EF8" w:rsidRDefault="00B93EF8">
      <w:pPr>
        <w:spacing w:after="0" w:line="240" w:lineRule="auto"/>
        <w:rPr>
          <w:b/>
          <w:kern w:val="28"/>
        </w:rPr>
      </w:pPr>
    </w:p>
    <w:p w14:paraId="387453C8" w14:textId="77777777" w:rsidR="00096051" w:rsidRDefault="007E122E" w:rsidP="007E122E">
      <w:pPr>
        <w:pStyle w:val="Heading2"/>
        <w:numPr>
          <w:ilvl w:val="1"/>
          <w:numId w:val="2"/>
        </w:numPr>
      </w:pPr>
      <w:bookmarkStart w:id="117" w:name="_Toc354401851"/>
      <w:r>
        <w:t>Basic Communications -</w:t>
      </w:r>
      <w:r w:rsidR="005F6BED">
        <w:t xml:space="preserve"> </w:t>
      </w:r>
      <w:r w:rsidR="0023402C">
        <w:t>Test Results</w:t>
      </w:r>
      <w:bookmarkEnd w:id="117"/>
    </w:p>
    <w:p w14:paraId="387453C9" w14:textId="77777777" w:rsidR="00571EB5" w:rsidRDefault="00DC636B" w:rsidP="0099358C">
      <w:pPr>
        <w:pStyle w:val="Heading3"/>
        <w:numPr>
          <w:ilvl w:val="2"/>
          <w:numId w:val="2"/>
        </w:numPr>
        <w:tabs>
          <w:tab w:val="clear" w:pos="2502"/>
        </w:tabs>
      </w:pPr>
      <w:bookmarkStart w:id="118" w:name="_Toc354401852"/>
      <w:r>
        <w:t xml:space="preserve">2514 </w:t>
      </w:r>
      <w:r w:rsidR="00C25D71">
        <w:t>Basic Comm</w:t>
      </w:r>
      <w:r w:rsidR="004D2736">
        <w:t>unications</w:t>
      </w:r>
      <w:r w:rsidR="002214F9">
        <w:t xml:space="preserve"> </w:t>
      </w:r>
      <w:r w:rsidR="00B67DB8">
        <w:t xml:space="preserve">Command-Response </w:t>
      </w:r>
      <w:r w:rsidR="00865233">
        <w:t>Message Statistics</w:t>
      </w:r>
      <w:r w:rsidR="004C4F89">
        <w:t xml:space="preserve"> – Primary Arm</w:t>
      </w:r>
      <w:bookmarkEnd w:id="118"/>
    </w:p>
    <w:p w14:paraId="387453CA" w14:textId="77777777" w:rsidR="00571EB5" w:rsidRDefault="00135696" w:rsidP="0099358C">
      <w:pPr>
        <w:ind w:left="1224"/>
      </w:pPr>
      <w:r>
        <w:t>These results reflect</w:t>
      </w:r>
      <w:r w:rsidR="004C4F89">
        <w:t xml:space="preserve"> 3</w:t>
      </w:r>
      <w:r w:rsidR="00DF06E4">
        <w:t xml:space="preserve"> sets of da</w:t>
      </w:r>
      <w:r w:rsidR="004C4F89">
        <w:t>ta.</w:t>
      </w:r>
      <w:r w:rsidR="00703704">
        <w:t xml:space="preserve"> Each set</w:t>
      </w:r>
      <w:r w:rsidR="00A57429">
        <w:t xml:space="preserve"> applies to 20000 cycles of a “go to home</w:t>
      </w:r>
      <w:r w:rsidR="005A33EE">
        <w:t>” Move Arm command</w:t>
      </w:r>
      <w:r w:rsidR="00703704">
        <w:t xml:space="preserve">. </w:t>
      </w:r>
      <w:r w:rsidR="00AE5FF1">
        <w:t xml:space="preserve"> </w:t>
      </w:r>
    </w:p>
    <w:tbl>
      <w:tblPr>
        <w:tblStyle w:val="TableGrid"/>
        <w:tblW w:w="0" w:type="auto"/>
        <w:jc w:val="center"/>
        <w:tblCellMar>
          <w:left w:w="115" w:type="dxa"/>
          <w:right w:w="115" w:type="dxa"/>
        </w:tblCellMar>
        <w:tblLook w:val="04A0" w:firstRow="1" w:lastRow="0" w:firstColumn="1" w:lastColumn="0" w:noHBand="0" w:noVBand="1"/>
      </w:tblPr>
      <w:tblGrid>
        <w:gridCol w:w="2400"/>
        <w:gridCol w:w="5051"/>
        <w:gridCol w:w="1117"/>
        <w:gridCol w:w="877"/>
        <w:gridCol w:w="990"/>
        <w:gridCol w:w="990"/>
        <w:gridCol w:w="1260"/>
      </w:tblGrid>
      <w:tr w:rsidR="00E75175" w14:paraId="387453D2" w14:textId="77777777" w:rsidTr="008129BD">
        <w:trPr>
          <w:jc w:val="center"/>
        </w:trPr>
        <w:tc>
          <w:tcPr>
            <w:tcW w:w="2400" w:type="dxa"/>
            <w:vAlign w:val="center"/>
          </w:tcPr>
          <w:p w14:paraId="387453CB" w14:textId="77777777" w:rsidR="00E75175" w:rsidRPr="005F6BED" w:rsidRDefault="00E75175" w:rsidP="00852607">
            <w:pPr>
              <w:jc w:val="center"/>
              <w:rPr>
                <w:b/>
              </w:rPr>
            </w:pPr>
            <w:r w:rsidRPr="005F6BED">
              <w:rPr>
                <w:b/>
              </w:rPr>
              <w:t>Move Name</w:t>
            </w:r>
          </w:p>
        </w:tc>
        <w:tc>
          <w:tcPr>
            <w:tcW w:w="5051" w:type="dxa"/>
            <w:vAlign w:val="center"/>
          </w:tcPr>
          <w:p w14:paraId="387453CC" w14:textId="77777777" w:rsidR="00E75175" w:rsidRDefault="00E75175" w:rsidP="00852607">
            <w:pPr>
              <w:jc w:val="center"/>
              <w:rPr>
                <w:b/>
              </w:rPr>
            </w:pPr>
            <w:r>
              <w:rPr>
                <w:b/>
              </w:rPr>
              <w:t>File Name</w:t>
            </w:r>
          </w:p>
        </w:tc>
        <w:tc>
          <w:tcPr>
            <w:tcW w:w="1117" w:type="dxa"/>
            <w:vAlign w:val="center"/>
          </w:tcPr>
          <w:p w14:paraId="387453CD" w14:textId="77777777" w:rsidR="00E75175" w:rsidRPr="005F6BED" w:rsidRDefault="00E75175" w:rsidP="00852607">
            <w:pPr>
              <w:jc w:val="center"/>
              <w:rPr>
                <w:b/>
              </w:rPr>
            </w:pPr>
            <w:r>
              <w:rPr>
                <w:b/>
              </w:rPr>
              <w:t>Iterations</w:t>
            </w:r>
          </w:p>
        </w:tc>
        <w:tc>
          <w:tcPr>
            <w:tcW w:w="877" w:type="dxa"/>
            <w:vAlign w:val="center"/>
          </w:tcPr>
          <w:p w14:paraId="387453CE" w14:textId="77777777" w:rsidR="00E75175" w:rsidRPr="005F6BED" w:rsidRDefault="00E75175" w:rsidP="00852607">
            <w:pPr>
              <w:jc w:val="center"/>
              <w:rPr>
                <w:b/>
              </w:rPr>
            </w:pPr>
            <w:r w:rsidRPr="005F6BED">
              <w:rPr>
                <w:b/>
              </w:rPr>
              <w:t>Min</w:t>
            </w:r>
            <w:r w:rsidR="002B6A42">
              <w:rPr>
                <w:b/>
              </w:rPr>
              <w:t xml:space="preserve"> (msec)</w:t>
            </w:r>
          </w:p>
        </w:tc>
        <w:tc>
          <w:tcPr>
            <w:tcW w:w="990" w:type="dxa"/>
            <w:vAlign w:val="center"/>
          </w:tcPr>
          <w:p w14:paraId="387453CF" w14:textId="77777777" w:rsidR="00E75175" w:rsidRPr="005F6BED" w:rsidRDefault="00E75175" w:rsidP="00852607">
            <w:pPr>
              <w:jc w:val="center"/>
              <w:rPr>
                <w:b/>
              </w:rPr>
            </w:pPr>
            <w:r w:rsidRPr="005F6BED">
              <w:rPr>
                <w:b/>
              </w:rPr>
              <w:t>Max</w:t>
            </w:r>
            <w:r w:rsidR="002B6A42">
              <w:rPr>
                <w:b/>
              </w:rPr>
              <w:t xml:space="preserve"> (msec)</w:t>
            </w:r>
          </w:p>
        </w:tc>
        <w:tc>
          <w:tcPr>
            <w:tcW w:w="990" w:type="dxa"/>
            <w:tcBorders>
              <w:bottom w:val="single" w:sz="4" w:space="0" w:color="auto"/>
            </w:tcBorders>
            <w:vAlign w:val="center"/>
          </w:tcPr>
          <w:p w14:paraId="387453D0" w14:textId="77777777" w:rsidR="00852607" w:rsidRPr="005F6BED" w:rsidRDefault="00852607" w:rsidP="00852607">
            <w:pPr>
              <w:jc w:val="center"/>
              <w:rPr>
                <w:b/>
              </w:rPr>
            </w:pPr>
            <w:r>
              <w:rPr>
                <w:b/>
              </w:rPr>
              <w:t>STD</w:t>
            </w:r>
          </w:p>
        </w:tc>
        <w:tc>
          <w:tcPr>
            <w:tcW w:w="1260" w:type="dxa"/>
            <w:tcBorders>
              <w:bottom w:val="single" w:sz="4" w:space="0" w:color="auto"/>
            </w:tcBorders>
            <w:vAlign w:val="center"/>
          </w:tcPr>
          <w:p w14:paraId="387453D1" w14:textId="77777777" w:rsidR="00E75175" w:rsidRPr="005F6BED" w:rsidRDefault="00E75175" w:rsidP="00852607">
            <w:pPr>
              <w:jc w:val="center"/>
              <w:rPr>
                <w:b/>
              </w:rPr>
            </w:pPr>
            <w:r w:rsidRPr="005F6BED">
              <w:rPr>
                <w:b/>
              </w:rPr>
              <w:t>Mean</w:t>
            </w:r>
            <w:r w:rsidR="002B6A42">
              <w:rPr>
                <w:b/>
              </w:rPr>
              <w:t xml:space="preserve"> (msec)</w:t>
            </w:r>
          </w:p>
        </w:tc>
      </w:tr>
      <w:tr w:rsidR="00E75175" w14:paraId="387453DA" w14:textId="77777777" w:rsidTr="008129BD">
        <w:trPr>
          <w:trHeight w:val="629"/>
          <w:jc w:val="center"/>
        </w:trPr>
        <w:tc>
          <w:tcPr>
            <w:tcW w:w="2400" w:type="dxa"/>
            <w:vAlign w:val="center"/>
          </w:tcPr>
          <w:p w14:paraId="387453D3" w14:textId="77777777" w:rsidR="00E75175" w:rsidRDefault="00E75175" w:rsidP="00820FDE">
            <w:pPr>
              <w:jc w:val="center"/>
            </w:pPr>
            <w:proofErr w:type="spellStart"/>
            <w:r w:rsidRPr="00FC1C1B">
              <w:rPr>
                <w:rFonts w:ascii="Lucida Console" w:hAnsi="Lucida Console"/>
                <w:sz w:val="20"/>
                <w:szCs w:val="20"/>
              </w:rPr>
              <w:t>PrimMetTrkMvToHome</w:t>
            </w:r>
            <w:proofErr w:type="spellEnd"/>
          </w:p>
        </w:tc>
        <w:tc>
          <w:tcPr>
            <w:tcW w:w="5051" w:type="dxa"/>
            <w:vAlign w:val="center"/>
          </w:tcPr>
          <w:p w14:paraId="387453D4" w14:textId="77777777" w:rsidR="00E75175" w:rsidRPr="00926D34" w:rsidRDefault="00E75175" w:rsidP="00E75175">
            <w:pPr>
              <w:rPr>
                <w:rFonts w:ascii="Lucida Console" w:eastAsia="Times New Roman" w:hAnsi="Lucida Console" w:cs="Lucida Console"/>
                <w:sz w:val="20"/>
                <w:szCs w:val="20"/>
              </w:rPr>
            </w:pPr>
            <w:r w:rsidRPr="00926D34">
              <w:rPr>
                <w:rFonts w:ascii="Lucida Console" w:eastAsia="Times New Roman" w:hAnsi="Lucida Console" w:cs="Lucida Console"/>
                <w:sz w:val="20"/>
                <w:szCs w:val="20"/>
              </w:rPr>
              <w:t>20121217PrimStatus20000_2514_tcp51.txt</w:t>
            </w:r>
          </w:p>
        </w:tc>
        <w:tc>
          <w:tcPr>
            <w:tcW w:w="1117" w:type="dxa"/>
            <w:vAlign w:val="center"/>
          </w:tcPr>
          <w:p w14:paraId="387453D5" w14:textId="77777777" w:rsidR="00E75175" w:rsidRDefault="00E75175" w:rsidP="00055F4A">
            <w:pPr>
              <w:jc w:val="center"/>
            </w:pPr>
            <w:r>
              <w:rPr>
                <w:rFonts w:ascii="Lucida Console" w:eastAsia="Times New Roman" w:hAnsi="Lucida Console" w:cs="Lucida Console"/>
                <w:sz w:val="20"/>
                <w:szCs w:val="20"/>
              </w:rPr>
              <w:t>20000</w:t>
            </w:r>
          </w:p>
        </w:tc>
        <w:tc>
          <w:tcPr>
            <w:tcW w:w="877" w:type="dxa"/>
            <w:vAlign w:val="center"/>
          </w:tcPr>
          <w:p w14:paraId="387453D6" w14:textId="77777777" w:rsidR="00E75175" w:rsidRDefault="00E75175" w:rsidP="00055F4A">
            <w:pPr>
              <w:jc w:val="center"/>
            </w:pPr>
            <w:r>
              <w:rPr>
                <w:rFonts w:ascii="Lucida Console" w:eastAsia="Times New Roman" w:hAnsi="Lucida Console" w:cs="Lucida Console"/>
                <w:sz w:val="20"/>
                <w:szCs w:val="20"/>
              </w:rPr>
              <w:t>0.000</w:t>
            </w:r>
          </w:p>
        </w:tc>
        <w:tc>
          <w:tcPr>
            <w:tcW w:w="990" w:type="dxa"/>
            <w:vAlign w:val="center"/>
          </w:tcPr>
          <w:p w14:paraId="387453D7" w14:textId="77777777" w:rsidR="00E75175" w:rsidRDefault="00E75175" w:rsidP="00387F39">
            <w:pPr>
              <w:jc w:val="center"/>
            </w:pPr>
            <w:r>
              <w:rPr>
                <w:rFonts w:ascii="Lucida Console" w:eastAsia="Times New Roman" w:hAnsi="Lucida Console" w:cs="Lucida Console"/>
                <w:sz w:val="20"/>
                <w:szCs w:val="20"/>
              </w:rPr>
              <w:t>183.97</w:t>
            </w:r>
            <w:r w:rsidR="00387F39">
              <w:rPr>
                <w:rFonts w:ascii="Lucida Console" w:eastAsia="Times New Roman" w:hAnsi="Lucida Console" w:cs="Lucida Console"/>
                <w:sz w:val="20"/>
                <w:szCs w:val="20"/>
              </w:rPr>
              <w:t xml:space="preserve">  </w:t>
            </w:r>
          </w:p>
        </w:tc>
        <w:tc>
          <w:tcPr>
            <w:tcW w:w="990" w:type="dxa"/>
            <w:shd w:val="clear" w:color="auto" w:fill="B8CCE4" w:themeFill="accent1" w:themeFillTint="66"/>
            <w:vAlign w:val="center"/>
          </w:tcPr>
          <w:p w14:paraId="387453D8" w14:textId="77777777" w:rsidR="00E75175" w:rsidRDefault="00E75175" w:rsidP="00055F4A">
            <w:pPr>
              <w:jc w:val="center"/>
            </w:pPr>
            <w:r>
              <w:rPr>
                <w:rFonts w:ascii="Lucida Console" w:eastAsia="Times New Roman" w:hAnsi="Lucida Console" w:cs="Lucida Console"/>
                <w:sz w:val="20"/>
                <w:szCs w:val="20"/>
              </w:rPr>
              <w:t>6.37</w:t>
            </w:r>
          </w:p>
        </w:tc>
        <w:tc>
          <w:tcPr>
            <w:tcW w:w="1260" w:type="dxa"/>
            <w:shd w:val="clear" w:color="auto" w:fill="B8CCE4" w:themeFill="accent1" w:themeFillTint="66"/>
            <w:vAlign w:val="center"/>
          </w:tcPr>
          <w:p w14:paraId="387453D9" w14:textId="77777777" w:rsidR="00E75175" w:rsidRDefault="00E75175" w:rsidP="00055F4A">
            <w:pPr>
              <w:jc w:val="center"/>
            </w:pPr>
            <w:r>
              <w:rPr>
                <w:rFonts w:ascii="Lucida Console" w:eastAsia="Times New Roman" w:hAnsi="Lucida Console" w:cs="Lucida Console"/>
                <w:sz w:val="20"/>
                <w:szCs w:val="20"/>
              </w:rPr>
              <w:t>10.87</w:t>
            </w:r>
          </w:p>
        </w:tc>
      </w:tr>
      <w:tr w:rsidR="001C2830" w14:paraId="387453E2" w14:textId="77777777" w:rsidTr="008129BD">
        <w:trPr>
          <w:trHeight w:val="539"/>
          <w:jc w:val="center"/>
        </w:trPr>
        <w:tc>
          <w:tcPr>
            <w:tcW w:w="2400" w:type="dxa"/>
            <w:vAlign w:val="center"/>
          </w:tcPr>
          <w:p w14:paraId="387453DB" w14:textId="77777777" w:rsidR="001C2830" w:rsidRDefault="001C2830" w:rsidP="00820FDE">
            <w:pPr>
              <w:jc w:val="center"/>
            </w:pPr>
            <w:proofErr w:type="spellStart"/>
            <w:r w:rsidRPr="00FC1C1B">
              <w:rPr>
                <w:rFonts w:ascii="Lucida Console" w:hAnsi="Lucida Console"/>
                <w:sz w:val="20"/>
                <w:szCs w:val="20"/>
              </w:rPr>
              <w:t>PrimMetTrkMvToHome</w:t>
            </w:r>
            <w:proofErr w:type="spellEnd"/>
          </w:p>
        </w:tc>
        <w:tc>
          <w:tcPr>
            <w:tcW w:w="5051" w:type="dxa"/>
            <w:vAlign w:val="center"/>
          </w:tcPr>
          <w:p w14:paraId="387453DC" w14:textId="77777777" w:rsidR="001C2830" w:rsidRPr="00926D34" w:rsidRDefault="001C2830" w:rsidP="001C2830">
            <w:pPr>
              <w:rPr>
                <w:rFonts w:ascii="Lucida Console" w:eastAsia="Times New Roman" w:hAnsi="Lucida Console" w:cs="Lucida Console"/>
                <w:sz w:val="20"/>
                <w:szCs w:val="20"/>
              </w:rPr>
            </w:pPr>
            <w:r w:rsidRPr="00926D34">
              <w:rPr>
                <w:rFonts w:ascii="Lucida Console" w:eastAsia="Times New Roman" w:hAnsi="Lucida Console" w:cs="Lucida Console"/>
                <w:sz w:val="20"/>
                <w:szCs w:val="20"/>
              </w:rPr>
              <w:t>20121218PrimStatus20000_2514_tcp51_2.txt</w:t>
            </w:r>
          </w:p>
        </w:tc>
        <w:tc>
          <w:tcPr>
            <w:tcW w:w="1117" w:type="dxa"/>
            <w:vAlign w:val="center"/>
          </w:tcPr>
          <w:p w14:paraId="387453DD" w14:textId="77777777" w:rsidR="001C2830" w:rsidRDefault="001C2830" w:rsidP="00055F4A">
            <w:pPr>
              <w:jc w:val="center"/>
            </w:pPr>
            <w:r>
              <w:rPr>
                <w:rFonts w:ascii="Lucida Console" w:eastAsia="Times New Roman" w:hAnsi="Lucida Console" w:cs="Lucida Console"/>
                <w:sz w:val="20"/>
                <w:szCs w:val="20"/>
              </w:rPr>
              <w:t>20000</w:t>
            </w:r>
          </w:p>
        </w:tc>
        <w:tc>
          <w:tcPr>
            <w:tcW w:w="877" w:type="dxa"/>
            <w:vAlign w:val="center"/>
          </w:tcPr>
          <w:p w14:paraId="387453DE" w14:textId="77777777" w:rsidR="001C2830" w:rsidRDefault="001C2830" w:rsidP="00055F4A">
            <w:pPr>
              <w:jc w:val="center"/>
            </w:pPr>
            <w:r>
              <w:rPr>
                <w:rFonts w:ascii="Lucida Console" w:eastAsia="Times New Roman" w:hAnsi="Lucida Console" w:cs="Lucida Console"/>
                <w:sz w:val="20"/>
                <w:szCs w:val="20"/>
              </w:rPr>
              <w:t>0.000</w:t>
            </w:r>
          </w:p>
        </w:tc>
        <w:tc>
          <w:tcPr>
            <w:tcW w:w="990" w:type="dxa"/>
            <w:vAlign w:val="center"/>
          </w:tcPr>
          <w:p w14:paraId="387453DF" w14:textId="77777777" w:rsidR="001C2830" w:rsidRDefault="001C2830" w:rsidP="00055F4A">
            <w:pPr>
              <w:jc w:val="center"/>
            </w:pPr>
            <w:r>
              <w:rPr>
                <w:rFonts w:ascii="Lucida Console" w:eastAsia="Times New Roman" w:hAnsi="Lucida Console" w:cs="Lucida Console"/>
                <w:sz w:val="20"/>
                <w:szCs w:val="20"/>
              </w:rPr>
              <w:t>183.97</w:t>
            </w:r>
          </w:p>
        </w:tc>
        <w:tc>
          <w:tcPr>
            <w:tcW w:w="990" w:type="dxa"/>
            <w:shd w:val="clear" w:color="auto" w:fill="B8CCE4" w:themeFill="accent1" w:themeFillTint="66"/>
            <w:vAlign w:val="center"/>
          </w:tcPr>
          <w:p w14:paraId="387453E0" w14:textId="77777777" w:rsidR="001C2830" w:rsidRDefault="001C2830" w:rsidP="00055F4A">
            <w:pPr>
              <w:jc w:val="center"/>
            </w:pPr>
            <w:r>
              <w:rPr>
                <w:rFonts w:ascii="Lucida Console" w:eastAsia="Times New Roman" w:hAnsi="Lucida Console" w:cs="Lucida Console"/>
                <w:sz w:val="20"/>
                <w:szCs w:val="20"/>
              </w:rPr>
              <w:t>6.90</w:t>
            </w:r>
          </w:p>
        </w:tc>
        <w:tc>
          <w:tcPr>
            <w:tcW w:w="1260" w:type="dxa"/>
            <w:shd w:val="clear" w:color="auto" w:fill="B8CCE4" w:themeFill="accent1" w:themeFillTint="66"/>
            <w:vAlign w:val="center"/>
          </w:tcPr>
          <w:p w14:paraId="387453E1" w14:textId="77777777" w:rsidR="001C2830" w:rsidRDefault="001C2830" w:rsidP="00055F4A">
            <w:pPr>
              <w:jc w:val="center"/>
            </w:pPr>
            <w:r>
              <w:rPr>
                <w:rFonts w:ascii="Lucida Console" w:eastAsia="Times New Roman" w:hAnsi="Lucida Console" w:cs="Lucida Console"/>
                <w:sz w:val="20"/>
                <w:szCs w:val="20"/>
              </w:rPr>
              <w:t>10.94</w:t>
            </w:r>
          </w:p>
        </w:tc>
      </w:tr>
      <w:tr w:rsidR="00E75175" w14:paraId="387453EA" w14:textId="77777777" w:rsidTr="008129BD">
        <w:trPr>
          <w:trHeight w:val="647"/>
          <w:jc w:val="center"/>
        </w:trPr>
        <w:tc>
          <w:tcPr>
            <w:tcW w:w="2400" w:type="dxa"/>
            <w:vAlign w:val="center"/>
          </w:tcPr>
          <w:p w14:paraId="387453E3" w14:textId="77777777" w:rsidR="00E75175" w:rsidRDefault="00E75175" w:rsidP="00820FDE">
            <w:pPr>
              <w:jc w:val="center"/>
            </w:pPr>
            <w:proofErr w:type="spellStart"/>
            <w:r w:rsidRPr="00FC1C1B">
              <w:rPr>
                <w:rFonts w:ascii="Lucida Console" w:hAnsi="Lucida Console"/>
                <w:sz w:val="20"/>
                <w:szCs w:val="20"/>
              </w:rPr>
              <w:t>PrimMetTrkMvToHome</w:t>
            </w:r>
            <w:proofErr w:type="spellEnd"/>
          </w:p>
        </w:tc>
        <w:tc>
          <w:tcPr>
            <w:tcW w:w="5051" w:type="dxa"/>
            <w:vAlign w:val="center"/>
          </w:tcPr>
          <w:p w14:paraId="387453E4" w14:textId="77777777" w:rsidR="00E75175" w:rsidRPr="00926D34" w:rsidRDefault="00E75175" w:rsidP="00E75175">
            <w:pPr>
              <w:rPr>
                <w:rFonts w:ascii="Lucida Console" w:eastAsia="Times New Roman" w:hAnsi="Lucida Console" w:cs="Lucida Console"/>
                <w:sz w:val="20"/>
                <w:szCs w:val="20"/>
              </w:rPr>
            </w:pPr>
            <w:r w:rsidRPr="00926D34">
              <w:rPr>
                <w:rFonts w:ascii="Lucida Console" w:eastAsia="Times New Roman" w:hAnsi="Lucida Console" w:cs="Lucida Console"/>
                <w:sz w:val="20"/>
                <w:szCs w:val="20"/>
              </w:rPr>
              <w:t>2012</w:t>
            </w:r>
            <w:r w:rsidR="00F61145">
              <w:rPr>
                <w:rFonts w:ascii="Lucida Console" w:eastAsia="Times New Roman" w:hAnsi="Lucida Console" w:cs="Lucida Console"/>
                <w:sz w:val="20"/>
                <w:szCs w:val="20"/>
              </w:rPr>
              <w:t>1218PrimStatus20000_2514_tcp51_3</w:t>
            </w:r>
            <w:r w:rsidRPr="00926D34">
              <w:rPr>
                <w:rFonts w:ascii="Lucida Console" w:eastAsia="Times New Roman" w:hAnsi="Lucida Console" w:cs="Lucida Console"/>
                <w:sz w:val="20"/>
                <w:szCs w:val="20"/>
              </w:rPr>
              <w:t>.txt</w:t>
            </w:r>
          </w:p>
        </w:tc>
        <w:tc>
          <w:tcPr>
            <w:tcW w:w="1117" w:type="dxa"/>
            <w:vAlign w:val="center"/>
          </w:tcPr>
          <w:p w14:paraId="387453E5" w14:textId="77777777" w:rsidR="00E75175" w:rsidRDefault="00E75175" w:rsidP="00055F4A">
            <w:pPr>
              <w:jc w:val="center"/>
            </w:pPr>
            <w:r>
              <w:rPr>
                <w:rFonts w:ascii="Lucida Console" w:eastAsia="Times New Roman" w:hAnsi="Lucida Console" w:cs="Lucida Console"/>
                <w:sz w:val="20"/>
                <w:szCs w:val="20"/>
              </w:rPr>
              <w:t>20000</w:t>
            </w:r>
          </w:p>
        </w:tc>
        <w:tc>
          <w:tcPr>
            <w:tcW w:w="877" w:type="dxa"/>
            <w:vAlign w:val="center"/>
          </w:tcPr>
          <w:p w14:paraId="387453E6" w14:textId="77777777" w:rsidR="00E75175" w:rsidRDefault="00E75175" w:rsidP="002521F5">
            <w:pPr>
              <w:jc w:val="center"/>
            </w:pPr>
            <w:r>
              <w:rPr>
                <w:rFonts w:ascii="Lucida Console" w:eastAsia="Times New Roman" w:hAnsi="Lucida Console" w:cs="Lucida Console"/>
                <w:sz w:val="20"/>
                <w:szCs w:val="20"/>
              </w:rPr>
              <w:t>0.000</w:t>
            </w:r>
          </w:p>
        </w:tc>
        <w:tc>
          <w:tcPr>
            <w:tcW w:w="990" w:type="dxa"/>
            <w:vAlign w:val="center"/>
          </w:tcPr>
          <w:p w14:paraId="387453E7" w14:textId="77777777" w:rsidR="00E75175" w:rsidRDefault="00E75175" w:rsidP="00055F4A">
            <w:pPr>
              <w:jc w:val="center"/>
            </w:pPr>
            <w:r>
              <w:rPr>
                <w:rFonts w:ascii="Lucida Console" w:eastAsia="Times New Roman" w:hAnsi="Lucida Console" w:cs="Lucida Console"/>
                <w:sz w:val="20"/>
                <w:szCs w:val="20"/>
              </w:rPr>
              <w:t>150.98</w:t>
            </w:r>
          </w:p>
        </w:tc>
        <w:tc>
          <w:tcPr>
            <w:tcW w:w="990" w:type="dxa"/>
            <w:shd w:val="clear" w:color="auto" w:fill="B8CCE4" w:themeFill="accent1" w:themeFillTint="66"/>
            <w:vAlign w:val="center"/>
          </w:tcPr>
          <w:p w14:paraId="387453E8" w14:textId="77777777" w:rsidR="00E75175" w:rsidRDefault="00E75175" w:rsidP="00055F4A">
            <w:pPr>
              <w:jc w:val="center"/>
            </w:pPr>
            <w:r>
              <w:rPr>
                <w:rFonts w:ascii="Lucida Console" w:eastAsia="Times New Roman" w:hAnsi="Lucida Console" w:cs="Lucida Console"/>
                <w:sz w:val="20"/>
                <w:szCs w:val="20"/>
              </w:rPr>
              <w:t xml:space="preserve">6.16     </w:t>
            </w:r>
          </w:p>
        </w:tc>
        <w:tc>
          <w:tcPr>
            <w:tcW w:w="1260" w:type="dxa"/>
            <w:shd w:val="clear" w:color="auto" w:fill="B8CCE4" w:themeFill="accent1" w:themeFillTint="66"/>
            <w:vAlign w:val="center"/>
          </w:tcPr>
          <w:p w14:paraId="387453E9" w14:textId="77777777" w:rsidR="00E75175" w:rsidRDefault="00E75175" w:rsidP="00055F4A">
            <w:pPr>
              <w:jc w:val="center"/>
            </w:pPr>
            <w:r>
              <w:rPr>
                <w:rFonts w:ascii="Lucida Console" w:eastAsia="Times New Roman" w:hAnsi="Lucida Console" w:cs="Lucida Console"/>
                <w:sz w:val="20"/>
                <w:szCs w:val="20"/>
              </w:rPr>
              <w:t>10.67</w:t>
            </w:r>
          </w:p>
        </w:tc>
      </w:tr>
    </w:tbl>
    <w:p w14:paraId="387453EB" w14:textId="77777777" w:rsidR="00B20B78" w:rsidRDefault="00865233" w:rsidP="00B20B78">
      <w:pPr>
        <w:keepNext/>
        <w:jc w:val="center"/>
      </w:pPr>
      <w:r w:rsidRPr="002A4113">
        <w:rPr>
          <w:rFonts w:ascii="Lucida Console" w:hAnsi="Lucida Console"/>
          <w:sz w:val="20"/>
          <w:szCs w:val="20"/>
        </w:rPr>
        <w:t xml:space="preserve">  </w:t>
      </w:r>
    </w:p>
    <w:p w14:paraId="387453EC" w14:textId="77777777" w:rsidR="00B20B78" w:rsidRDefault="00DC636B" w:rsidP="00B20B78">
      <w:pPr>
        <w:pStyle w:val="Heading3"/>
        <w:numPr>
          <w:ilvl w:val="2"/>
          <w:numId w:val="2"/>
        </w:numPr>
        <w:tabs>
          <w:tab w:val="clear" w:pos="2502"/>
        </w:tabs>
      </w:pPr>
      <w:bookmarkStart w:id="119" w:name="_Toc354401853"/>
      <w:r>
        <w:t>3514 Basic Communications</w:t>
      </w:r>
      <w:r w:rsidR="00B20B78">
        <w:t xml:space="preserve"> </w:t>
      </w:r>
      <w:r w:rsidR="00B67DB8">
        <w:t xml:space="preserve">Command-Response </w:t>
      </w:r>
      <w:r w:rsidR="00B20B78">
        <w:t>Message Statistics – Primary Arm (</w:t>
      </w:r>
      <w:r w:rsidR="00A80AD1">
        <w:t>v</w:t>
      </w:r>
      <w:r w:rsidR="0083061E">
        <w:t>2.1.</w:t>
      </w:r>
      <w:r w:rsidR="00C67AA6">
        <w:t>21</w:t>
      </w:r>
      <w:r w:rsidR="00B20B78">
        <w:t>)</w:t>
      </w:r>
      <w:bookmarkEnd w:id="119"/>
    </w:p>
    <w:p w14:paraId="387453ED" w14:textId="77777777" w:rsidR="00B20B78" w:rsidRPr="00745308" w:rsidRDefault="00B20B78" w:rsidP="00B20B78">
      <w:pPr>
        <w:autoSpaceDE w:val="0"/>
        <w:autoSpaceDN w:val="0"/>
        <w:adjustRightInd w:val="0"/>
        <w:spacing w:after="0" w:line="240" w:lineRule="auto"/>
        <w:rPr>
          <w:rFonts w:ascii="Lucida Console" w:eastAsia="Times New Roman" w:hAnsi="Lucida Console" w:cs="Lucida Console"/>
          <w:sz w:val="20"/>
          <w:szCs w:val="20"/>
        </w:rPr>
      </w:pPr>
      <w:r w:rsidRPr="00745308">
        <w:rPr>
          <w:rFonts w:ascii="Lucida Console" w:eastAsia="Times New Roman" w:hAnsi="Lucida Console" w:cs="Lucida Console"/>
          <w:sz w:val="20"/>
          <w:szCs w:val="20"/>
        </w:rPr>
        <w:t xml:space="preserve"> </w:t>
      </w:r>
    </w:p>
    <w:tbl>
      <w:tblPr>
        <w:tblStyle w:val="TableGrid"/>
        <w:tblW w:w="0" w:type="auto"/>
        <w:jc w:val="center"/>
        <w:tblCellMar>
          <w:left w:w="0" w:type="dxa"/>
          <w:right w:w="0" w:type="dxa"/>
        </w:tblCellMar>
        <w:tblLook w:val="04A0" w:firstRow="1" w:lastRow="0" w:firstColumn="1" w:lastColumn="0" w:noHBand="0" w:noVBand="1"/>
      </w:tblPr>
      <w:tblGrid>
        <w:gridCol w:w="2520"/>
        <w:gridCol w:w="5412"/>
        <w:gridCol w:w="1143"/>
        <w:gridCol w:w="900"/>
        <w:gridCol w:w="990"/>
        <w:gridCol w:w="1080"/>
        <w:gridCol w:w="1436"/>
      </w:tblGrid>
      <w:tr w:rsidR="00387F39" w14:paraId="387453F5" w14:textId="77777777" w:rsidTr="002C0D20">
        <w:trPr>
          <w:jc w:val="center"/>
        </w:trPr>
        <w:tc>
          <w:tcPr>
            <w:tcW w:w="2520" w:type="dxa"/>
            <w:vAlign w:val="center"/>
          </w:tcPr>
          <w:p w14:paraId="387453EE" w14:textId="77777777" w:rsidR="002B6A42" w:rsidRPr="005F6BED" w:rsidRDefault="002B6A42" w:rsidP="00681007">
            <w:pPr>
              <w:jc w:val="center"/>
              <w:rPr>
                <w:b/>
              </w:rPr>
            </w:pPr>
            <w:r w:rsidRPr="005F6BED">
              <w:rPr>
                <w:b/>
              </w:rPr>
              <w:t>Move Name</w:t>
            </w:r>
          </w:p>
        </w:tc>
        <w:tc>
          <w:tcPr>
            <w:tcW w:w="5412" w:type="dxa"/>
            <w:vAlign w:val="center"/>
          </w:tcPr>
          <w:p w14:paraId="387453EF" w14:textId="77777777" w:rsidR="002B6A42" w:rsidRDefault="002B6A42" w:rsidP="00681007">
            <w:pPr>
              <w:jc w:val="center"/>
              <w:rPr>
                <w:b/>
              </w:rPr>
            </w:pPr>
            <w:r>
              <w:rPr>
                <w:b/>
              </w:rPr>
              <w:t>File Name</w:t>
            </w:r>
          </w:p>
        </w:tc>
        <w:tc>
          <w:tcPr>
            <w:tcW w:w="1143" w:type="dxa"/>
            <w:vAlign w:val="center"/>
          </w:tcPr>
          <w:p w14:paraId="387453F0" w14:textId="77777777" w:rsidR="002B6A42" w:rsidRPr="005F6BED" w:rsidRDefault="002B6A42" w:rsidP="00681007">
            <w:pPr>
              <w:jc w:val="center"/>
              <w:rPr>
                <w:b/>
              </w:rPr>
            </w:pPr>
            <w:r>
              <w:rPr>
                <w:b/>
              </w:rPr>
              <w:t>Iterations</w:t>
            </w:r>
          </w:p>
        </w:tc>
        <w:tc>
          <w:tcPr>
            <w:tcW w:w="900" w:type="dxa"/>
            <w:vAlign w:val="center"/>
          </w:tcPr>
          <w:p w14:paraId="387453F1" w14:textId="77777777" w:rsidR="002B6A42" w:rsidRPr="005F6BED" w:rsidRDefault="002B6A42" w:rsidP="00681007">
            <w:pPr>
              <w:jc w:val="center"/>
              <w:rPr>
                <w:b/>
              </w:rPr>
            </w:pPr>
            <w:r w:rsidRPr="005F6BED">
              <w:rPr>
                <w:b/>
              </w:rPr>
              <w:t>Min</w:t>
            </w:r>
            <w:r>
              <w:rPr>
                <w:b/>
              </w:rPr>
              <w:t xml:space="preserve"> (msec)</w:t>
            </w:r>
          </w:p>
        </w:tc>
        <w:tc>
          <w:tcPr>
            <w:tcW w:w="990" w:type="dxa"/>
            <w:vAlign w:val="center"/>
          </w:tcPr>
          <w:p w14:paraId="387453F2" w14:textId="77777777" w:rsidR="002B6A42" w:rsidRPr="005F6BED" w:rsidRDefault="002B6A42" w:rsidP="00681007">
            <w:pPr>
              <w:jc w:val="center"/>
              <w:rPr>
                <w:b/>
              </w:rPr>
            </w:pPr>
            <w:r w:rsidRPr="005F6BED">
              <w:rPr>
                <w:b/>
              </w:rPr>
              <w:t>Max</w:t>
            </w:r>
            <w:r>
              <w:rPr>
                <w:b/>
              </w:rPr>
              <w:t xml:space="preserve"> (msec)</w:t>
            </w:r>
          </w:p>
        </w:tc>
        <w:tc>
          <w:tcPr>
            <w:tcW w:w="1080" w:type="dxa"/>
            <w:tcBorders>
              <w:bottom w:val="single" w:sz="4" w:space="0" w:color="auto"/>
            </w:tcBorders>
            <w:vAlign w:val="center"/>
          </w:tcPr>
          <w:p w14:paraId="387453F3" w14:textId="77777777" w:rsidR="002B6A42" w:rsidRPr="005F6BED" w:rsidRDefault="002B6A42" w:rsidP="00681007">
            <w:pPr>
              <w:jc w:val="center"/>
              <w:rPr>
                <w:b/>
              </w:rPr>
            </w:pPr>
            <w:r>
              <w:rPr>
                <w:b/>
              </w:rPr>
              <w:t>STD</w:t>
            </w:r>
          </w:p>
        </w:tc>
        <w:tc>
          <w:tcPr>
            <w:tcW w:w="1436" w:type="dxa"/>
            <w:tcBorders>
              <w:bottom w:val="single" w:sz="4" w:space="0" w:color="auto"/>
            </w:tcBorders>
            <w:vAlign w:val="center"/>
          </w:tcPr>
          <w:p w14:paraId="387453F4" w14:textId="77777777" w:rsidR="002B6A42" w:rsidRPr="005F6BED" w:rsidRDefault="002B6A42" w:rsidP="00681007">
            <w:pPr>
              <w:jc w:val="center"/>
              <w:rPr>
                <w:b/>
              </w:rPr>
            </w:pPr>
            <w:r w:rsidRPr="005F6BED">
              <w:rPr>
                <w:b/>
              </w:rPr>
              <w:t>Mean</w:t>
            </w:r>
            <w:r>
              <w:rPr>
                <w:b/>
              </w:rPr>
              <w:t xml:space="preserve"> (msec)</w:t>
            </w:r>
          </w:p>
        </w:tc>
      </w:tr>
      <w:tr w:rsidR="000F4F93" w14:paraId="387453FD" w14:textId="77777777" w:rsidTr="002C0D20">
        <w:trPr>
          <w:jc w:val="center"/>
        </w:trPr>
        <w:tc>
          <w:tcPr>
            <w:tcW w:w="2520" w:type="dxa"/>
            <w:tcMar>
              <w:top w:w="115" w:type="dxa"/>
              <w:left w:w="115" w:type="dxa"/>
              <w:bottom w:w="115" w:type="dxa"/>
              <w:right w:w="115" w:type="dxa"/>
            </w:tcMar>
            <w:vAlign w:val="center"/>
          </w:tcPr>
          <w:p w14:paraId="387453F6" w14:textId="77777777" w:rsidR="000F4F93" w:rsidRPr="00926D34" w:rsidRDefault="000F4F93" w:rsidP="00B20B78">
            <w:pPr>
              <w:jc w:val="center"/>
              <w:rPr>
                <w:rFonts w:ascii="Lucida Console" w:hAnsi="Lucida Console"/>
                <w:sz w:val="20"/>
                <w:szCs w:val="20"/>
              </w:rPr>
            </w:pPr>
            <w:proofErr w:type="spellStart"/>
            <w:r w:rsidRPr="00926D34">
              <w:rPr>
                <w:rFonts w:ascii="Lucida Console" w:hAnsi="Lucida Console"/>
                <w:sz w:val="20"/>
                <w:szCs w:val="20"/>
              </w:rPr>
              <w:t>PrimMetTrkMvToHome</w:t>
            </w:r>
            <w:proofErr w:type="spellEnd"/>
          </w:p>
        </w:tc>
        <w:tc>
          <w:tcPr>
            <w:tcW w:w="5412" w:type="dxa"/>
            <w:tcMar>
              <w:top w:w="115" w:type="dxa"/>
              <w:left w:w="115" w:type="dxa"/>
              <w:bottom w:w="115" w:type="dxa"/>
              <w:right w:w="115" w:type="dxa"/>
            </w:tcMar>
            <w:vAlign w:val="center"/>
          </w:tcPr>
          <w:p w14:paraId="387453F7" w14:textId="77777777" w:rsidR="000F4F93" w:rsidRPr="00CA4ACA" w:rsidRDefault="009A7DE8" w:rsidP="00391632">
            <w:pPr>
              <w:rPr>
                <w:rFonts w:ascii="Lucida Console" w:eastAsia="Times New Roman" w:hAnsi="Lucida Console" w:cs="Lucida Console"/>
                <w:sz w:val="18"/>
                <w:szCs w:val="18"/>
              </w:rPr>
            </w:pPr>
            <w:r w:rsidRPr="009A7DE8">
              <w:rPr>
                <w:rFonts w:ascii="Lucida Console" w:eastAsia="Times New Roman" w:hAnsi="Lucida Console" w:cs="Lucida Console"/>
                <w:sz w:val="18"/>
                <w:szCs w:val="18"/>
              </w:rPr>
              <w:t>20130715PrimStatus20000_3514_2121_tcp51_1.txt</w:t>
            </w:r>
          </w:p>
        </w:tc>
        <w:tc>
          <w:tcPr>
            <w:tcW w:w="1143" w:type="dxa"/>
            <w:tcMar>
              <w:top w:w="14" w:type="dxa"/>
              <w:left w:w="14" w:type="dxa"/>
              <w:bottom w:w="14" w:type="dxa"/>
              <w:right w:w="14" w:type="dxa"/>
            </w:tcMar>
            <w:vAlign w:val="center"/>
          </w:tcPr>
          <w:p w14:paraId="387453F8" w14:textId="77777777" w:rsidR="000F4F93" w:rsidRPr="00926D34" w:rsidRDefault="000F4F93" w:rsidP="00B20B78">
            <w:pPr>
              <w:jc w:val="center"/>
              <w:rPr>
                <w:rFonts w:ascii="Lucida Console" w:hAnsi="Lucida Console"/>
                <w:sz w:val="20"/>
                <w:szCs w:val="20"/>
              </w:rPr>
            </w:pPr>
            <w:r w:rsidRPr="00926D34">
              <w:rPr>
                <w:rFonts w:ascii="Lucida Console" w:hAnsi="Lucida Console"/>
                <w:sz w:val="20"/>
                <w:szCs w:val="20"/>
              </w:rPr>
              <w:t>20000</w:t>
            </w:r>
          </w:p>
        </w:tc>
        <w:tc>
          <w:tcPr>
            <w:tcW w:w="900" w:type="dxa"/>
            <w:tcMar>
              <w:top w:w="115" w:type="dxa"/>
              <w:left w:w="115" w:type="dxa"/>
              <w:bottom w:w="115" w:type="dxa"/>
              <w:right w:w="115" w:type="dxa"/>
            </w:tcMar>
            <w:vAlign w:val="center"/>
          </w:tcPr>
          <w:p w14:paraId="387453F9" w14:textId="77777777" w:rsidR="000F4F93" w:rsidRPr="00926D34" w:rsidRDefault="000F4F93" w:rsidP="000F4F93">
            <w:pPr>
              <w:jc w:val="center"/>
              <w:rPr>
                <w:rFonts w:ascii="Lucida Console" w:hAnsi="Lucida Console"/>
                <w:sz w:val="20"/>
                <w:szCs w:val="20"/>
              </w:rPr>
            </w:pPr>
            <w:r w:rsidRPr="00926D34">
              <w:rPr>
                <w:rFonts w:ascii="Lucida Console" w:eastAsia="Times New Roman" w:hAnsi="Lucida Console" w:cs="Lucida Console"/>
                <w:sz w:val="20"/>
                <w:szCs w:val="20"/>
              </w:rPr>
              <w:t>0.000</w:t>
            </w:r>
          </w:p>
        </w:tc>
        <w:tc>
          <w:tcPr>
            <w:tcW w:w="990" w:type="dxa"/>
            <w:tcMar>
              <w:top w:w="115" w:type="dxa"/>
              <w:left w:w="115" w:type="dxa"/>
              <w:bottom w:w="115" w:type="dxa"/>
              <w:right w:w="115" w:type="dxa"/>
            </w:tcMar>
            <w:vAlign w:val="center"/>
          </w:tcPr>
          <w:p w14:paraId="387453FA" w14:textId="77777777" w:rsidR="000F4F93" w:rsidRPr="00926D34" w:rsidRDefault="000F4F93" w:rsidP="000F4F93">
            <w:pPr>
              <w:jc w:val="center"/>
              <w:rPr>
                <w:rFonts w:ascii="Lucida Console" w:hAnsi="Lucida Console"/>
                <w:sz w:val="20"/>
                <w:szCs w:val="20"/>
              </w:rPr>
            </w:pPr>
            <w:r w:rsidRPr="001D134B">
              <w:rPr>
                <w:rFonts w:ascii="Lucida Console" w:eastAsia="Times New Roman" w:hAnsi="Lucida Console" w:cs="Lucida Console"/>
                <w:sz w:val="20"/>
                <w:szCs w:val="20"/>
              </w:rPr>
              <w:t xml:space="preserve">195.97    </w:t>
            </w:r>
          </w:p>
        </w:tc>
        <w:tc>
          <w:tcPr>
            <w:tcW w:w="1080" w:type="dxa"/>
            <w:shd w:val="clear" w:color="auto" w:fill="B8CCE4" w:themeFill="accent1" w:themeFillTint="66"/>
            <w:tcMar>
              <w:top w:w="115" w:type="dxa"/>
              <w:left w:w="115" w:type="dxa"/>
              <w:bottom w:w="115" w:type="dxa"/>
              <w:right w:w="115" w:type="dxa"/>
            </w:tcMar>
            <w:vAlign w:val="center"/>
          </w:tcPr>
          <w:p w14:paraId="387453FB" w14:textId="77777777" w:rsidR="000F4F93" w:rsidRPr="00926D34" w:rsidRDefault="000F4F93" w:rsidP="000F4F93">
            <w:pPr>
              <w:jc w:val="center"/>
              <w:rPr>
                <w:rFonts w:ascii="Lucida Console" w:hAnsi="Lucida Console"/>
                <w:sz w:val="20"/>
                <w:szCs w:val="20"/>
              </w:rPr>
            </w:pPr>
            <w:r w:rsidRPr="001D134B">
              <w:rPr>
                <w:rFonts w:ascii="Lucida Console" w:eastAsia="Times New Roman" w:hAnsi="Lucida Console" w:cs="Lucida Console"/>
                <w:sz w:val="20"/>
                <w:szCs w:val="20"/>
              </w:rPr>
              <w:t xml:space="preserve">8.99     </w:t>
            </w:r>
          </w:p>
        </w:tc>
        <w:tc>
          <w:tcPr>
            <w:tcW w:w="1436" w:type="dxa"/>
            <w:shd w:val="clear" w:color="auto" w:fill="B8CCE4" w:themeFill="accent1" w:themeFillTint="66"/>
            <w:tcMar>
              <w:top w:w="115" w:type="dxa"/>
              <w:left w:w="115" w:type="dxa"/>
              <w:bottom w:w="115" w:type="dxa"/>
              <w:right w:w="115" w:type="dxa"/>
            </w:tcMar>
            <w:vAlign w:val="center"/>
          </w:tcPr>
          <w:p w14:paraId="387453FC" w14:textId="77777777" w:rsidR="000F4F93" w:rsidRPr="00926D34" w:rsidRDefault="000F4F93" w:rsidP="000F4F93">
            <w:pPr>
              <w:jc w:val="center"/>
              <w:rPr>
                <w:rFonts w:ascii="Lucida Console" w:hAnsi="Lucida Console"/>
                <w:sz w:val="20"/>
                <w:szCs w:val="20"/>
              </w:rPr>
            </w:pPr>
            <w:r w:rsidRPr="001D134B">
              <w:rPr>
                <w:rFonts w:ascii="Lucida Console" w:eastAsia="Times New Roman" w:hAnsi="Lucida Console" w:cs="Lucida Console"/>
                <w:sz w:val="20"/>
                <w:szCs w:val="20"/>
              </w:rPr>
              <w:t>16.03</w:t>
            </w:r>
          </w:p>
        </w:tc>
      </w:tr>
      <w:tr w:rsidR="002C0D20" w14:paraId="38745405" w14:textId="77777777" w:rsidTr="002C0D20">
        <w:trPr>
          <w:jc w:val="center"/>
        </w:trPr>
        <w:tc>
          <w:tcPr>
            <w:tcW w:w="2520" w:type="dxa"/>
            <w:tcMar>
              <w:top w:w="115" w:type="dxa"/>
              <w:left w:w="115" w:type="dxa"/>
              <w:bottom w:w="115" w:type="dxa"/>
              <w:right w:w="115" w:type="dxa"/>
            </w:tcMar>
            <w:vAlign w:val="center"/>
          </w:tcPr>
          <w:p w14:paraId="387453FE" w14:textId="77777777" w:rsidR="002C0D20" w:rsidRPr="00926D34" w:rsidRDefault="002C0D20" w:rsidP="00B20B78">
            <w:pPr>
              <w:jc w:val="center"/>
              <w:rPr>
                <w:rFonts w:ascii="Lucida Console" w:hAnsi="Lucida Console"/>
                <w:sz w:val="20"/>
                <w:szCs w:val="20"/>
              </w:rPr>
            </w:pPr>
            <w:proofErr w:type="spellStart"/>
            <w:r w:rsidRPr="00926D34">
              <w:rPr>
                <w:rFonts w:ascii="Lucida Console" w:hAnsi="Lucida Console"/>
                <w:sz w:val="20"/>
                <w:szCs w:val="20"/>
              </w:rPr>
              <w:t>PrimMetTrkMvToHome</w:t>
            </w:r>
            <w:proofErr w:type="spellEnd"/>
          </w:p>
        </w:tc>
        <w:tc>
          <w:tcPr>
            <w:tcW w:w="5412" w:type="dxa"/>
            <w:tcMar>
              <w:top w:w="115" w:type="dxa"/>
              <w:left w:w="115" w:type="dxa"/>
              <w:bottom w:w="115" w:type="dxa"/>
              <w:right w:w="115" w:type="dxa"/>
            </w:tcMar>
            <w:vAlign w:val="center"/>
          </w:tcPr>
          <w:p w14:paraId="387453FF" w14:textId="77777777" w:rsidR="002C0D20" w:rsidRPr="00911821" w:rsidRDefault="002C0D20" w:rsidP="00391632">
            <w:pPr>
              <w:rPr>
                <w:rFonts w:ascii="Lucida Console" w:eastAsia="Times New Roman" w:hAnsi="Lucida Console" w:cs="Lucida Console"/>
                <w:sz w:val="18"/>
                <w:szCs w:val="18"/>
              </w:rPr>
            </w:pPr>
            <w:r w:rsidRPr="00911821">
              <w:rPr>
                <w:rFonts w:ascii="Lucida Console" w:eastAsia="Times New Roman" w:hAnsi="Lucida Console" w:cs="Lucida Console"/>
                <w:sz w:val="18"/>
                <w:szCs w:val="18"/>
              </w:rPr>
              <w:t>20130</w:t>
            </w:r>
            <w:r w:rsidR="00CA4ACA">
              <w:rPr>
                <w:rFonts w:ascii="Lucida Console" w:eastAsia="Times New Roman" w:hAnsi="Lucida Console" w:cs="Lucida Console"/>
                <w:sz w:val="18"/>
                <w:szCs w:val="18"/>
              </w:rPr>
              <w:t>715</w:t>
            </w:r>
            <w:r w:rsidRPr="00911821">
              <w:rPr>
                <w:rFonts w:ascii="Lucida Console" w:eastAsia="Times New Roman" w:hAnsi="Lucida Console" w:cs="Lucida Console"/>
                <w:sz w:val="18"/>
                <w:szCs w:val="18"/>
              </w:rPr>
              <w:t>PrimStatus20000_3514_21</w:t>
            </w:r>
            <w:r w:rsidR="00936778">
              <w:rPr>
                <w:rFonts w:ascii="Lucida Console" w:eastAsia="Times New Roman" w:hAnsi="Lucida Console" w:cs="Lucida Console"/>
                <w:sz w:val="18"/>
                <w:szCs w:val="18"/>
              </w:rPr>
              <w:t>21</w:t>
            </w:r>
            <w:r w:rsidRPr="00911821">
              <w:rPr>
                <w:rFonts w:ascii="Lucida Console" w:eastAsia="Times New Roman" w:hAnsi="Lucida Console" w:cs="Lucida Console"/>
                <w:sz w:val="18"/>
                <w:szCs w:val="18"/>
              </w:rPr>
              <w:t>_tcp51_2.txt</w:t>
            </w:r>
          </w:p>
        </w:tc>
        <w:tc>
          <w:tcPr>
            <w:tcW w:w="1143" w:type="dxa"/>
            <w:tcMar>
              <w:top w:w="115" w:type="dxa"/>
              <w:left w:w="115" w:type="dxa"/>
              <w:bottom w:w="115" w:type="dxa"/>
              <w:right w:w="115" w:type="dxa"/>
            </w:tcMar>
            <w:vAlign w:val="center"/>
          </w:tcPr>
          <w:p w14:paraId="38745400" w14:textId="77777777" w:rsidR="002C0D20" w:rsidRPr="00926D34" w:rsidRDefault="002C0D20" w:rsidP="00B20B78">
            <w:pPr>
              <w:jc w:val="center"/>
              <w:rPr>
                <w:rFonts w:ascii="Lucida Console" w:hAnsi="Lucida Console"/>
                <w:sz w:val="20"/>
                <w:szCs w:val="20"/>
              </w:rPr>
            </w:pPr>
            <w:r w:rsidRPr="00926D34">
              <w:rPr>
                <w:rFonts w:ascii="Lucida Console" w:hAnsi="Lucida Console"/>
                <w:sz w:val="20"/>
                <w:szCs w:val="20"/>
              </w:rPr>
              <w:t>20000</w:t>
            </w:r>
          </w:p>
        </w:tc>
        <w:tc>
          <w:tcPr>
            <w:tcW w:w="900" w:type="dxa"/>
            <w:tcMar>
              <w:top w:w="115" w:type="dxa"/>
              <w:left w:w="115" w:type="dxa"/>
              <w:bottom w:w="115" w:type="dxa"/>
              <w:right w:w="115" w:type="dxa"/>
            </w:tcMar>
            <w:vAlign w:val="center"/>
          </w:tcPr>
          <w:p w14:paraId="38745401" w14:textId="77777777" w:rsidR="002C0D20" w:rsidRPr="00926D34" w:rsidRDefault="002C0D20" w:rsidP="00B20B78">
            <w:pPr>
              <w:jc w:val="center"/>
              <w:rPr>
                <w:rFonts w:ascii="Lucida Console" w:hAnsi="Lucida Console"/>
                <w:sz w:val="20"/>
                <w:szCs w:val="20"/>
              </w:rPr>
            </w:pPr>
            <w:r w:rsidRPr="00C24426">
              <w:rPr>
                <w:rFonts w:ascii="Lucida Console" w:eastAsia="Times New Roman" w:hAnsi="Lucida Console" w:cs="Lucida Console"/>
                <w:sz w:val="20"/>
                <w:szCs w:val="20"/>
              </w:rPr>
              <w:t xml:space="preserve">0.000    </w:t>
            </w:r>
          </w:p>
        </w:tc>
        <w:tc>
          <w:tcPr>
            <w:tcW w:w="990" w:type="dxa"/>
            <w:tcMar>
              <w:top w:w="115" w:type="dxa"/>
              <w:left w:w="115" w:type="dxa"/>
              <w:bottom w:w="115" w:type="dxa"/>
              <w:right w:w="115" w:type="dxa"/>
            </w:tcMar>
            <w:vAlign w:val="center"/>
          </w:tcPr>
          <w:p w14:paraId="38745402" w14:textId="77777777" w:rsidR="002C0D20" w:rsidRPr="00926D34" w:rsidRDefault="002C0D20" w:rsidP="00B20B78">
            <w:pPr>
              <w:jc w:val="center"/>
              <w:rPr>
                <w:rFonts w:ascii="Lucida Console" w:hAnsi="Lucida Console"/>
                <w:sz w:val="20"/>
                <w:szCs w:val="20"/>
              </w:rPr>
            </w:pPr>
            <w:r w:rsidRPr="00C24426">
              <w:rPr>
                <w:rFonts w:ascii="Lucida Console" w:eastAsia="Times New Roman" w:hAnsi="Lucida Console" w:cs="Lucida Console"/>
                <w:sz w:val="20"/>
                <w:szCs w:val="20"/>
              </w:rPr>
              <w:t xml:space="preserve">205.97    </w:t>
            </w:r>
          </w:p>
        </w:tc>
        <w:tc>
          <w:tcPr>
            <w:tcW w:w="1080" w:type="dxa"/>
            <w:shd w:val="clear" w:color="auto" w:fill="B8CCE4" w:themeFill="accent1" w:themeFillTint="66"/>
            <w:tcMar>
              <w:top w:w="115" w:type="dxa"/>
              <w:left w:w="115" w:type="dxa"/>
              <w:bottom w:w="115" w:type="dxa"/>
              <w:right w:w="115" w:type="dxa"/>
            </w:tcMar>
            <w:vAlign w:val="center"/>
          </w:tcPr>
          <w:p w14:paraId="38745403" w14:textId="77777777" w:rsidR="002C0D20" w:rsidRPr="00926D34" w:rsidRDefault="002C0D20" w:rsidP="00B20B78">
            <w:pPr>
              <w:jc w:val="center"/>
              <w:rPr>
                <w:rFonts w:ascii="Lucida Console" w:hAnsi="Lucida Console"/>
                <w:sz w:val="20"/>
                <w:szCs w:val="20"/>
              </w:rPr>
            </w:pPr>
            <w:r w:rsidRPr="00C24426">
              <w:rPr>
                <w:rFonts w:ascii="Lucida Console" w:eastAsia="Times New Roman" w:hAnsi="Lucida Console" w:cs="Lucida Console"/>
                <w:sz w:val="20"/>
                <w:szCs w:val="20"/>
              </w:rPr>
              <w:t xml:space="preserve">9.04     </w:t>
            </w:r>
          </w:p>
        </w:tc>
        <w:tc>
          <w:tcPr>
            <w:tcW w:w="1436" w:type="dxa"/>
            <w:shd w:val="clear" w:color="auto" w:fill="B8CCE4" w:themeFill="accent1" w:themeFillTint="66"/>
            <w:tcMar>
              <w:top w:w="115" w:type="dxa"/>
              <w:left w:w="115" w:type="dxa"/>
              <w:bottom w:w="115" w:type="dxa"/>
              <w:right w:w="115" w:type="dxa"/>
            </w:tcMar>
            <w:vAlign w:val="center"/>
          </w:tcPr>
          <w:p w14:paraId="38745404" w14:textId="77777777" w:rsidR="002C0D20" w:rsidRPr="00926D34" w:rsidRDefault="002C0D20" w:rsidP="00B20B78">
            <w:pPr>
              <w:jc w:val="center"/>
              <w:rPr>
                <w:rFonts w:ascii="Lucida Console" w:hAnsi="Lucida Console"/>
                <w:sz w:val="20"/>
                <w:szCs w:val="20"/>
              </w:rPr>
            </w:pPr>
            <w:r w:rsidRPr="00C24426">
              <w:rPr>
                <w:rFonts w:ascii="Lucida Console" w:eastAsia="Times New Roman" w:hAnsi="Lucida Console" w:cs="Lucida Console"/>
                <w:sz w:val="20"/>
                <w:szCs w:val="20"/>
              </w:rPr>
              <w:t xml:space="preserve">16.54   </w:t>
            </w:r>
          </w:p>
        </w:tc>
      </w:tr>
      <w:tr w:rsidR="00DD6811" w14:paraId="3874540D" w14:textId="77777777" w:rsidTr="00DD6811">
        <w:trPr>
          <w:cantSplit/>
          <w:trHeight w:val="432"/>
          <w:jc w:val="center"/>
        </w:trPr>
        <w:tc>
          <w:tcPr>
            <w:tcW w:w="2520" w:type="dxa"/>
            <w:tcMar>
              <w:top w:w="115" w:type="dxa"/>
              <w:left w:w="115" w:type="dxa"/>
              <w:bottom w:w="115" w:type="dxa"/>
              <w:right w:w="115" w:type="dxa"/>
            </w:tcMar>
            <w:vAlign w:val="center"/>
          </w:tcPr>
          <w:p w14:paraId="38745406" w14:textId="77777777" w:rsidR="00DD6811" w:rsidRPr="00926D34" w:rsidRDefault="00DD6811" w:rsidP="00B20B78">
            <w:pPr>
              <w:jc w:val="center"/>
              <w:rPr>
                <w:rFonts w:ascii="Lucida Console" w:hAnsi="Lucida Console"/>
                <w:sz w:val="20"/>
                <w:szCs w:val="20"/>
              </w:rPr>
            </w:pPr>
            <w:proofErr w:type="spellStart"/>
            <w:r w:rsidRPr="00926D34">
              <w:rPr>
                <w:rFonts w:ascii="Lucida Console" w:hAnsi="Lucida Console"/>
                <w:sz w:val="20"/>
                <w:szCs w:val="20"/>
              </w:rPr>
              <w:t>PrimMetTrkMvToHome</w:t>
            </w:r>
            <w:proofErr w:type="spellEnd"/>
          </w:p>
        </w:tc>
        <w:tc>
          <w:tcPr>
            <w:tcW w:w="5412" w:type="dxa"/>
            <w:tcMar>
              <w:top w:w="115" w:type="dxa"/>
              <w:left w:w="115" w:type="dxa"/>
              <w:bottom w:w="115" w:type="dxa"/>
              <w:right w:w="115" w:type="dxa"/>
            </w:tcMar>
            <w:vAlign w:val="center"/>
          </w:tcPr>
          <w:p w14:paraId="38745407" w14:textId="77777777" w:rsidR="00DD6811" w:rsidRPr="00911821" w:rsidRDefault="00DD6811" w:rsidP="00391632">
            <w:pPr>
              <w:rPr>
                <w:rFonts w:ascii="Lucida Console" w:eastAsia="Times New Roman" w:hAnsi="Lucida Console" w:cs="Lucida Console"/>
                <w:sz w:val="18"/>
                <w:szCs w:val="18"/>
              </w:rPr>
            </w:pPr>
            <w:r w:rsidRPr="00911821">
              <w:rPr>
                <w:rFonts w:ascii="Lucida Console" w:eastAsia="Times New Roman" w:hAnsi="Lucida Console" w:cs="Lucida Console"/>
                <w:sz w:val="18"/>
                <w:szCs w:val="18"/>
              </w:rPr>
              <w:t>20130</w:t>
            </w:r>
            <w:r w:rsidR="00CA4ACA">
              <w:rPr>
                <w:rFonts w:ascii="Lucida Console" w:eastAsia="Times New Roman" w:hAnsi="Lucida Console" w:cs="Lucida Console"/>
                <w:sz w:val="18"/>
                <w:szCs w:val="18"/>
              </w:rPr>
              <w:t>715</w:t>
            </w:r>
            <w:r w:rsidRPr="00911821">
              <w:rPr>
                <w:rFonts w:ascii="Lucida Console" w:eastAsia="Times New Roman" w:hAnsi="Lucida Console" w:cs="Lucida Console"/>
                <w:sz w:val="18"/>
                <w:szCs w:val="18"/>
              </w:rPr>
              <w:t>PrimStatus20000_3514_21</w:t>
            </w:r>
            <w:r w:rsidR="00936778">
              <w:rPr>
                <w:rFonts w:ascii="Lucida Console" w:eastAsia="Times New Roman" w:hAnsi="Lucida Console" w:cs="Lucida Console"/>
                <w:sz w:val="18"/>
                <w:szCs w:val="18"/>
              </w:rPr>
              <w:t>21</w:t>
            </w:r>
            <w:r w:rsidRPr="00911821">
              <w:rPr>
                <w:rFonts w:ascii="Lucida Console" w:eastAsia="Times New Roman" w:hAnsi="Lucida Console" w:cs="Lucida Console"/>
                <w:sz w:val="18"/>
                <w:szCs w:val="18"/>
              </w:rPr>
              <w:t>_tcp51_3.txt</w:t>
            </w:r>
          </w:p>
        </w:tc>
        <w:tc>
          <w:tcPr>
            <w:tcW w:w="1143" w:type="dxa"/>
            <w:tcMar>
              <w:top w:w="115" w:type="dxa"/>
              <w:left w:w="115" w:type="dxa"/>
              <w:bottom w:w="115" w:type="dxa"/>
              <w:right w:w="115" w:type="dxa"/>
            </w:tcMar>
            <w:vAlign w:val="center"/>
          </w:tcPr>
          <w:p w14:paraId="38745408" w14:textId="77777777" w:rsidR="00DD6811" w:rsidRPr="00926D34" w:rsidRDefault="00DD6811" w:rsidP="00B20B78">
            <w:pPr>
              <w:jc w:val="center"/>
              <w:rPr>
                <w:rFonts w:ascii="Lucida Console" w:hAnsi="Lucida Console"/>
                <w:sz w:val="20"/>
                <w:szCs w:val="20"/>
              </w:rPr>
            </w:pPr>
            <w:r w:rsidRPr="00926D34">
              <w:rPr>
                <w:rFonts w:ascii="Lucida Console" w:hAnsi="Lucida Console"/>
                <w:sz w:val="20"/>
                <w:szCs w:val="20"/>
              </w:rPr>
              <w:t>20000</w:t>
            </w:r>
          </w:p>
        </w:tc>
        <w:tc>
          <w:tcPr>
            <w:tcW w:w="900" w:type="dxa"/>
            <w:tcMar>
              <w:top w:w="115" w:type="dxa"/>
              <w:left w:w="115" w:type="dxa"/>
              <w:bottom w:w="115" w:type="dxa"/>
              <w:right w:w="115" w:type="dxa"/>
            </w:tcMar>
          </w:tcPr>
          <w:p w14:paraId="38745409" w14:textId="77777777" w:rsidR="00936778" w:rsidRDefault="00DD6811">
            <w:pPr>
              <w:jc w:val="center"/>
              <w:rPr>
                <w:rFonts w:ascii="Lucida Console" w:hAnsi="Lucida Console"/>
                <w:sz w:val="20"/>
                <w:szCs w:val="20"/>
              </w:rPr>
            </w:pPr>
            <w:r w:rsidRPr="006104A6">
              <w:rPr>
                <w:rFonts w:ascii="Lucida Console" w:eastAsia="Times New Roman" w:hAnsi="Lucida Console" w:cs="Lucida Console"/>
                <w:sz w:val="20"/>
                <w:szCs w:val="20"/>
              </w:rPr>
              <w:t xml:space="preserve">0.000    </w:t>
            </w:r>
          </w:p>
        </w:tc>
        <w:tc>
          <w:tcPr>
            <w:tcW w:w="990" w:type="dxa"/>
            <w:tcMar>
              <w:top w:w="115" w:type="dxa"/>
              <w:left w:w="115" w:type="dxa"/>
              <w:bottom w:w="115" w:type="dxa"/>
              <w:right w:w="115" w:type="dxa"/>
            </w:tcMar>
          </w:tcPr>
          <w:p w14:paraId="3874540A" w14:textId="77777777" w:rsidR="00936778" w:rsidRDefault="00DD6811">
            <w:pPr>
              <w:jc w:val="center"/>
              <w:rPr>
                <w:rFonts w:ascii="Lucida Console" w:hAnsi="Lucida Console"/>
                <w:sz w:val="20"/>
                <w:szCs w:val="20"/>
              </w:rPr>
            </w:pPr>
            <w:r w:rsidRPr="006104A6">
              <w:rPr>
                <w:rFonts w:ascii="Lucida Console" w:eastAsia="Times New Roman" w:hAnsi="Lucida Console" w:cs="Lucida Console"/>
                <w:sz w:val="20"/>
                <w:szCs w:val="20"/>
              </w:rPr>
              <w:t xml:space="preserve">205.97    </w:t>
            </w:r>
          </w:p>
        </w:tc>
        <w:tc>
          <w:tcPr>
            <w:tcW w:w="1080" w:type="dxa"/>
            <w:shd w:val="clear" w:color="auto" w:fill="B8CCE4" w:themeFill="accent1" w:themeFillTint="66"/>
            <w:tcMar>
              <w:top w:w="115" w:type="dxa"/>
              <w:left w:w="115" w:type="dxa"/>
              <w:bottom w:w="115" w:type="dxa"/>
              <w:right w:w="115" w:type="dxa"/>
            </w:tcMar>
            <w:vAlign w:val="center"/>
          </w:tcPr>
          <w:p w14:paraId="3874540B" w14:textId="77777777" w:rsidR="00936778" w:rsidRDefault="00DD6811">
            <w:pPr>
              <w:jc w:val="center"/>
              <w:rPr>
                <w:rFonts w:ascii="Lucida Console" w:hAnsi="Lucida Console"/>
                <w:sz w:val="20"/>
                <w:szCs w:val="20"/>
              </w:rPr>
            </w:pPr>
            <w:r w:rsidRPr="006104A6">
              <w:rPr>
                <w:rFonts w:ascii="Lucida Console" w:eastAsia="Times New Roman" w:hAnsi="Lucida Console" w:cs="Lucida Console"/>
                <w:sz w:val="20"/>
                <w:szCs w:val="20"/>
              </w:rPr>
              <w:t xml:space="preserve">9.25     </w:t>
            </w:r>
          </w:p>
        </w:tc>
        <w:tc>
          <w:tcPr>
            <w:tcW w:w="1436" w:type="dxa"/>
            <w:shd w:val="clear" w:color="auto" w:fill="B8CCE4" w:themeFill="accent1" w:themeFillTint="66"/>
            <w:tcMar>
              <w:top w:w="115" w:type="dxa"/>
              <w:left w:w="115" w:type="dxa"/>
              <w:bottom w:w="115" w:type="dxa"/>
              <w:right w:w="115" w:type="dxa"/>
            </w:tcMar>
          </w:tcPr>
          <w:p w14:paraId="3874540C" w14:textId="77777777" w:rsidR="00DD6811" w:rsidRPr="00926D34" w:rsidRDefault="00DD6811" w:rsidP="00B20B78">
            <w:pPr>
              <w:jc w:val="center"/>
              <w:rPr>
                <w:rFonts w:ascii="Lucida Console" w:hAnsi="Lucida Console"/>
                <w:sz w:val="20"/>
                <w:szCs w:val="20"/>
              </w:rPr>
            </w:pPr>
            <w:r w:rsidRPr="006104A6">
              <w:rPr>
                <w:rFonts w:ascii="Lucida Console" w:eastAsia="Times New Roman" w:hAnsi="Lucida Console" w:cs="Lucida Console"/>
                <w:sz w:val="20"/>
                <w:szCs w:val="20"/>
              </w:rPr>
              <w:t xml:space="preserve">16.63  </w:t>
            </w:r>
          </w:p>
        </w:tc>
      </w:tr>
    </w:tbl>
    <w:p w14:paraId="3874540E" w14:textId="77777777" w:rsidR="00151A14" w:rsidRDefault="004D4939" w:rsidP="00151A14">
      <w:pPr>
        <w:pStyle w:val="Heading3"/>
        <w:numPr>
          <w:ilvl w:val="2"/>
          <w:numId w:val="2"/>
        </w:numPr>
        <w:tabs>
          <w:tab w:val="clear" w:pos="2502"/>
        </w:tabs>
      </w:pPr>
      <w:r>
        <w:rPr>
          <w:rFonts w:ascii="Lucida Console" w:eastAsia="Times New Roman" w:hAnsi="Lucida Console" w:cs="Lucida Console"/>
          <w:sz w:val="20"/>
          <w:szCs w:val="20"/>
        </w:rPr>
        <w:br w:type="page"/>
      </w:r>
      <w:bookmarkStart w:id="120" w:name="_Toc354401854"/>
      <w:r w:rsidR="00151A14">
        <w:lastRenderedPageBreak/>
        <w:t>Basic Communications –</w:t>
      </w:r>
      <w:r w:rsidR="00151A14" w:rsidRPr="00C55901">
        <w:t xml:space="preserve"> </w:t>
      </w:r>
      <w:r w:rsidR="00151A14" w:rsidRPr="00094C4A">
        <w:t xml:space="preserve">2514 vs. 3514 </w:t>
      </w:r>
      <w:r w:rsidR="00151A14">
        <w:t>Command-Response Probability Density Plot Comparison</w:t>
      </w:r>
      <w:r w:rsidR="00151A14" w:rsidRPr="00094C4A">
        <w:t xml:space="preserve"> – Primary Arm</w:t>
      </w:r>
      <w:bookmarkEnd w:id="120"/>
    </w:p>
    <w:tbl>
      <w:tblPr>
        <w:tblStyle w:val="TableGrid"/>
        <w:tblW w:w="0" w:type="auto"/>
        <w:tblLook w:val="04A0" w:firstRow="1" w:lastRow="0" w:firstColumn="1" w:lastColumn="0" w:noHBand="0" w:noVBand="1"/>
      </w:tblPr>
      <w:tblGrid>
        <w:gridCol w:w="7740"/>
        <w:gridCol w:w="7740"/>
      </w:tblGrid>
      <w:tr w:rsidR="00C11146" w14:paraId="38745411" w14:textId="77777777" w:rsidTr="00C11146">
        <w:trPr>
          <w:cantSplit/>
          <w:tblHeader/>
        </w:trPr>
        <w:tc>
          <w:tcPr>
            <w:tcW w:w="7740" w:type="dxa"/>
            <w:shd w:val="clear" w:color="auto" w:fill="BFBFBF" w:themeFill="background1" w:themeFillShade="BF"/>
          </w:tcPr>
          <w:p w14:paraId="3874540F" w14:textId="77777777" w:rsidR="00C11146" w:rsidRPr="00226684" w:rsidRDefault="00C11146" w:rsidP="00C11146">
            <w:pPr>
              <w:jc w:val="center"/>
              <w:rPr>
                <w:sz w:val="24"/>
                <w:szCs w:val="24"/>
              </w:rPr>
            </w:pPr>
            <w:r>
              <w:rPr>
                <w:b/>
                <w:sz w:val="24"/>
                <w:szCs w:val="24"/>
              </w:rPr>
              <w:t xml:space="preserve">Primary Arm </w:t>
            </w:r>
            <w:r w:rsidRPr="00226684">
              <w:rPr>
                <w:b/>
                <w:sz w:val="24"/>
                <w:szCs w:val="24"/>
              </w:rPr>
              <w:t>2514</w:t>
            </w:r>
          </w:p>
        </w:tc>
        <w:tc>
          <w:tcPr>
            <w:tcW w:w="7740" w:type="dxa"/>
            <w:shd w:val="clear" w:color="auto" w:fill="BFBFBF" w:themeFill="background1" w:themeFillShade="BF"/>
          </w:tcPr>
          <w:p w14:paraId="38745410" w14:textId="77777777" w:rsidR="00C11146" w:rsidRDefault="00C11146" w:rsidP="00C11146">
            <w:pPr>
              <w:jc w:val="center"/>
            </w:pPr>
            <w:r>
              <w:rPr>
                <w:b/>
                <w:sz w:val="24"/>
                <w:szCs w:val="24"/>
              </w:rPr>
              <w:t>Primary Arm 3</w:t>
            </w:r>
            <w:r w:rsidRPr="00226684">
              <w:rPr>
                <w:b/>
                <w:sz w:val="24"/>
                <w:szCs w:val="24"/>
              </w:rPr>
              <w:t>514</w:t>
            </w:r>
          </w:p>
        </w:tc>
      </w:tr>
      <w:tr w:rsidR="00C11146" w14:paraId="38745414" w14:textId="77777777" w:rsidTr="00C11146">
        <w:tc>
          <w:tcPr>
            <w:tcW w:w="7740" w:type="dxa"/>
          </w:tcPr>
          <w:p w14:paraId="38745412" w14:textId="77777777" w:rsidR="00C11146" w:rsidRDefault="00C11146" w:rsidP="00151A14">
            <w:r>
              <w:rPr>
                <w:noProof/>
              </w:rPr>
              <w:drawing>
                <wp:inline distT="0" distB="0" distL="0" distR="0" wp14:anchorId="38745AA0" wp14:editId="38745AA1">
                  <wp:extent cx="4572000" cy="4572000"/>
                  <wp:effectExtent l="19050" t="0" r="0" b="0"/>
                  <wp:docPr id="22" name="Picture 9" descr="C:\WireSharkCaptures\20121217PrimStatus20000_2514_tcp51.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21217PrimStatus20000_2514_tcp51.txt_PrimaryHome--PrimaryHome_dens.png"/>
                          <pic:cNvPicPr>
                            <a:picLocks noChangeAspect="1" noChangeArrowheads="1"/>
                          </pic:cNvPicPr>
                        </pic:nvPicPr>
                        <pic:blipFill>
                          <a:blip r:embed="rId1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740" w:type="dxa"/>
          </w:tcPr>
          <w:p w14:paraId="38745413" w14:textId="77777777" w:rsidR="00C11146" w:rsidRDefault="00844798" w:rsidP="00151A14">
            <w:r>
              <w:rPr>
                <w:noProof/>
              </w:rPr>
              <w:drawing>
                <wp:inline distT="0" distB="0" distL="0" distR="0" wp14:anchorId="38745AA2" wp14:editId="38745AA3">
                  <wp:extent cx="4572000" cy="4572000"/>
                  <wp:effectExtent l="19050" t="0" r="0" b="0"/>
                  <wp:docPr id="39" name="Picture 7" descr="C:\WireSharkCaptures\20130715StatusPrimary20000_3514_2121_tcp51.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reSharkCaptures\20130715StatusPrimary20000_3514_2121_tcp51.txt_PrimaryHome--PrimaryHome_dens.png"/>
                          <pic:cNvPicPr>
                            <a:picLocks noChangeAspect="1" noChangeArrowheads="1"/>
                          </pic:cNvPicPr>
                        </pic:nvPicPr>
                        <pic:blipFill>
                          <a:blip r:embed="rId1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11146" w14:paraId="38745417" w14:textId="77777777" w:rsidTr="00C11146">
        <w:tc>
          <w:tcPr>
            <w:tcW w:w="7740" w:type="dxa"/>
          </w:tcPr>
          <w:p w14:paraId="38745415" w14:textId="77777777" w:rsidR="00C11146" w:rsidRDefault="002B505C" w:rsidP="00151A14">
            <w:pPr>
              <w:rPr>
                <w:noProof/>
              </w:rPr>
            </w:pPr>
            <w:r>
              <w:rPr>
                <w:noProof/>
              </w:rPr>
              <w:lastRenderedPageBreak/>
              <w:drawing>
                <wp:inline distT="0" distB="0" distL="0" distR="0" wp14:anchorId="38745AA4" wp14:editId="38745AA5">
                  <wp:extent cx="4572000" cy="4572000"/>
                  <wp:effectExtent l="19050" t="0" r="0" b="0"/>
                  <wp:docPr id="29" name="Picture 13" descr="C:\WireSharkCaptures\20121218PrimStatus20000_2514_tcp51.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reSharkCaptures\20121218PrimStatus20000_2514_tcp51.txt_PrimaryHome--PrimaryHome_dens.png"/>
                          <pic:cNvPicPr>
                            <a:picLocks noChangeAspect="1" noChangeArrowheads="1"/>
                          </pic:cNvPicPr>
                        </pic:nvPicPr>
                        <pic:blipFill>
                          <a:blip r:embed="rId2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740" w:type="dxa"/>
          </w:tcPr>
          <w:p w14:paraId="38745416" w14:textId="77777777" w:rsidR="00C11146" w:rsidRDefault="00844798" w:rsidP="00151A14">
            <w:r>
              <w:rPr>
                <w:noProof/>
              </w:rPr>
              <w:drawing>
                <wp:inline distT="0" distB="0" distL="0" distR="0" wp14:anchorId="38745AA6" wp14:editId="38745AA7">
                  <wp:extent cx="4572000" cy="4572000"/>
                  <wp:effectExtent l="19050" t="0" r="0" b="0"/>
                  <wp:docPr id="51" name="Picture 9" descr="C:\WireSharkCaptures\20130715PrimStatus_3514_2121_tcp51_2.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30715PrimStatus_3514_2121_tcp51_2.txt_PrimaryHome--PrimaryHome_dens.png"/>
                          <pic:cNvPicPr>
                            <a:picLocks noChangeAspect="1" noChangeArrowheads="1"/>
                          </pic:cNvPicPr>
                        </pic:nvPicPr>
                        <pic:blipFill>
                          <a:blip r:embed="rId2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B505C" w14:paraId="3874541A" w14:textId="77777777" w:rsidTr="00C11146">
        <w:tc>
          <w:tcPr>
            <w:tcW w:w="7740" w:type="dxa"/>
          </w:tcPr>
          <w:p w14:paraId="38745418" w14:textId="77777777" w:rsidR="002B505C" w:rsidRDefault="002B505C" w:rsidP="00151A14">
            <w:pPr>
              <w:rPr>
                <w:noProof/>
              </w:rPr>
            </w:pPr>
            <w:r w:rsidRPr="002B505C">
              <w:rPr>
                <w:noProof/>
              </w:rPr>
              <w:lastRenderedPageBreak/>
              <w:drawing>
                <wp:inline distT="0" distB="0" distL="0" distR="0" wp14:anchorId="38745AA8" wp14:editId="38745AA9">
                  <wp:extent cx="4572000" cy="4572000"/>
                  <wp:effectExtent l="19050" t="0" r="0" b="0"/>
                  <wp:docPr id="28" name="Picture 12" descr="C:\WireSharkCaptures\20121218PrimStatus20000_2514_tcp51_2.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reSharkCaptures\20121218PrimStatus20000_2514_tcp51_2.txt_PrimaryHome--PrimaryHome_dens.png"/>
                          <pic:cNvPicPr>
                            <a:picLocks noChangeAspect="1" noChangeArrowheads="1"/>
                          </pic:cNvPicPr>
                        </pic:nvPicPr>
                        <pic:blipFill>
                          <a:blip r:embed="rId2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740" w:type="dxa"/>
          </w:tcPr>
          <w:p w14:paraId="38745419" w14:textId="77777777" w:rsidR="002B505C" w:rsidRDefault="00844798" w:rsidP="00151A14">
            <w:r>
              <w:rPr>
                <w:noProof/>
              </w:rPr>
              <w:drawing>
                <wp:inline distT="0" distB="0" distL="0" distR="0" wp14:anchorId="38745AAA" wp14:editId="38745AAB">
                  <wp:extent cx="4572000" cy="4572000"/>
                  <wp:effectExtent l="19050" t="0" r="0" b="0"/>
                  <wp:docPr id="57" name="Picture 17" descr="C:\WireSharkCaptures\20130715PrimStatus_3514_2121_tcp51_3.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ireSharkCaptures\20130715PrimStatus_3514_2121_tcp51_3.txt_PrimaryHome--PrimaryHome_dens.png"/>
                          <pic:cNvPicPr>
                            <a:picLocks noChangeAspect="1" noChangeArrowheads="1"/>
                          </pic:cNvPicPr>
                        </pic:nvPicPr>
                        <pic:blipFill>
                          <a:blip r:embed="rId2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bl>
    <w:p w14:paraId="3874541B" w14:textId="77777777" w:rsidR="00151A14" w:rsidRPr="00151A14" w:rsidRDefault="00151A14" w:rsidP="00151A14"/>
    <w:p w14:paraId="3874541C" w14:textId="77777777" w:rsidR="00212B1F" w:rsidRDefault="00212B1F" w:rsidP="00E35C9B">
      <w:pPr>
        <w:spacing w:after="0" w:line="240" w:lineRule="auto"/>
        <w:rPr>
          <w:rFonts w:ascii="Lucida Console" w:eastAsia="Times New Roman" w:hAnsi="Lucida Console" w:cs="Lucida Console"/>
          <w:sz w:val="20"/>
          <w:szCs w:val="20"/>
        </w:rPr>
      </w:pPr>
    </w:p>
    <w:p w14:paraId="3874541D" w14:textId="77777777" w:rsidR="00DF06E4" w:rsidRDefault="00226684" w:rsidP="00F61145">
      <w:pPr>
        <w:pStyle w:val="Heading3"/>
        <w:numPr>
          <w:ilvl w:val="2"/>
          <w:numId w:val="2"/>
        </w:numPr>
        <w:tabs>
          <w:tab w:val="clear" w:pos="2502"/>
        </w:tabs>
      </w:pPr>
      <w:bookmarkStart w:id="121" w:name="_Toc354401855"/>
      <w:r>
        <w:t xml:space="preserve">Basic </w:t>
      </w:r>
      <w:r w:rsidR="00025D0F">
        <w:t>Communications –</w:t>
      </w:r>
      <w:r w:rsidRPr="00C55901">
        <w:t xml:space="preserve"> </w:t>
      </w:r>
      <w:r w:rsidRPr="00094C4A">
        <w:t xml:space="preserve">2514 vs. 3514 </w:t>
      </w:r>
      <w:r w:rsidR="000142A5">
        <w:t>Command-Response</w:t>
      </w:r>
      <w:r w:rsidR="000142A5" w:rsidRPr="00094C4A">
        <w:t xml:space="preserve"> </w:t>
      </w:r>
      <w:r w:rsidR="00123C56">
        <w:t>Plot</w:t>
      </w:r>
      <w:r w:rsidR="006A7A7E">
        <w:t xml:space="preserve"> </w:t>
      </w:r>
      <w:r>
        <w:t>Comparison</w:t>
      </w:r>
      <w:r w:rsidRPr="00094C4A">
        <w:t xml:space="preserve"> – Primary Arm</w:t>
      </w:r>
      <w:bookmarkEnd w:id="121"/>
    </w:p>
    <w:tbl>
      <w:tblPr>
        <w:tblStyle w:val="TableGrid"/>
        <w:tblW w:w="15120" w:type="dxa"/>
        <w:jc w:val="center"/>
        <w:tblLayout w:type="fixed"/>
        <w:tblCellMar>
          <w:top w:w="58" w:type="dxa"/>
          <w:left w:w="58" w:type="dxa"/>
          <w:bottom w:w="58" w:type="dxa"/>
          <w:right w:w="58" w:type="dxa"/>
        </w:tblCellMar>
        <w:tblLook w:val="04A0" w:firstRow="1" w:lastRow="0" w:firstColumn="1" w:lastColumn="0" w:noHBand="0" w:noVBand="1"/>
      </w:tblPr>
      <w:tblGrid>
        <w:gridCol w:w="7561"/>
        <w:gridCol w:w="7559"/>
      </w:tblGrid>
      <w:tr w:rsidR="00226684" w14:paraId="38745420" w14:textId="77777777" w:rsidTr="00794733">
        <w:trPr>
          <w:cantSplit/>
          <w:trHeight w:val="523"/>
          <w:tblHeader/>
          <w:jc w:val="center"/>
        </w:trPr>
        <w:tc>
          <w:tcPr>
            <w:tcW w:w="7560" w:type="dxa"/>
            <w:shd w:val="clear" w:color="auto" w:fill="D9D9D9" w:themeFill="background1" w:themeFillShade="D9"/>
          </w:tcPr>
          <w:p w14:paraId="3874541E" w14:textId="77777777" w:rsidR="00226684" w:rsidRPr="00226684" w:rsidRDefault="00181F62" w:rsidP="00226684">
            <w:pPr>
              <w:jc w:val="center"/>
              <w:rPr>
                <w:sz w:val="24"/>
                <w:szCs w:val="24"/>
              </w:rPr>
            </w:pPr>
            <w:r>
              <w:rPr>
                <w:b/>
                <w:sz w:val="24"/>
                <w:szCs w:val="24"/>
              </w:rPr>
              <w:lastRenderedPageBreak/>
              <w:t xml:space="preserve">Primary </w:t>
            </w:r>
            <w:r w:rsidR="0063430E">
              <w:rPr>
                <w:b/>
                <w:sz w:val="24"/>
                <w:szCs w:val="24"/>
              </w:rPr>
              <w:t xml:space="preserve">Arm </w:t>
            </w:r>
            <w:r w:rsidR="00226684" w:rsidRPr="00226684">
              <w:rPr>
                <w:b/>
                <w:sz w:val="24"/>
                <w:szCs w:val="24"/>
              </w:rPr>
              <w:t>2514</w:t>
            </w:r>
          </w:p>
        </w:tc>
        <w:tc>
          <w:tcPr>
            <w:tcW w:w="7560" w:type="dxa"/>
            <w:shd w:val="clear" w:color="auto" w:fill="D9D9D9" w:themeFill="background1" w:themeFillShade="D9"/>
          </w:tcPr>
          <w:p w14:paraId="3874541F" w14:textId="77777777" w:rsidR="00226684" w:rsidRDefault="00181F62" w:rsidP="00226684">
            <w:pPr>
              <w:jc w:val="center"/>
            </w:pPr>
            <w:r>
              <w:rPr>
                <w:b/>
                <w:sz w:val="24"/>
                <w:szCs w:val="24"/>
              </w:rPr>
              <w:t xml:space="preserve">Primary </w:t>
            </w:r>
            <w:r w:rsidR="0063430E">
              <w:rPr>
                <w:b/>
                <w:sz w:val="24"/>
                <w:szCs w:val="24"/>
              </w:rPr>
              <w:t xml:space="preserve">Arm </w:t>
            </w:r>
            <w:r w:rsidR="00226684">
              <w:rPr>
                <w:b/>
                <w:sz w:val="24"/>
                <w:szCs w:val="24"/>
              </w:rPr>
              <w:t>3</w:t>
            </w:r>
            <w:r w:rsidR="00226684" w:rsidRPr="00226684">
              <w:rPr>
                <w:b/>
                <w:sz w:val="24"/>
                <w:szCs w:val="24"/>
              </w:rPr>
              <w:t>514</w:t>
            </w:r>
          </w:p>
        </w:tc>
      </w:tr>
      <w:tr w:rsidR="00020233" w14:paraId="38745423" w14:textId="77777777" w:rsidTr="00794733">
        <w:trPr>
          <w:jc w:val="center"/>
        </w:trPr>
        <w:tc>
          <w:tcPr>
            <w:tcW w:w="7563" w:type="dxa"/>
          </w:tcPr>
          <w:p w14:paraId="38745421" w14:textId="77777777" w:rsidR="00020233" w:rsidRDefault="00020233" w:rsidP="00020233">
            <w:r w:rsidRPr="00020233">
              <w:rPr>
                <w:noProof/>
              </w:rPr>
              <w:drawing>
                <wp:inline distT="0" distB="0" distL="0" distR="0" wp14:anchorId="38745AAC" wp14:editId="38745AAD">
                  <wp:extent cx="4572000" cy="2286000"/>
                  <wp:effectExtent l="19050" t="0" r="0" b="0"/>
                  <wp:docPr id="215" name="Picture 9" descr="20121217PrimStatus20000_2514_tcp51.txt_PrimaryHome--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17PrimStatus20000_2514_tcp51.txt_PrimaryHome--PrimaryHome.png"/>
                          <pic:cNvPicPr/>
                        </pic:nvPicPr>
                        <pic:blipFill>
                          <a:blip r:embed="rId24" cstate="print"/>
                          <a:stretch>
                            <a:fillRect/>
                          </a:stretch>
                        </pic:blipFill>
                        <pic:spPr>
                          <a:xfrm>
                            <a:off x="0" y="0"/>
                            <a:ext cx="4572000" cy="2286000"/>
                          </a:xfrm>
                          <a:prstGeom prst="rect">
                            <a:avLst/>
                          </a:prstGeom>
                        </pic:spPr>
                      </pic:pic>
                    </a:graphicData>
                  </a:graphic>
                </wp:inline>
              </w:drawing>
            </w:r>
          </w:p>
        </w:tc>
        <w:tc>
          <w:tcPr>
            <w:tcW w:w="7557" w:type="dxa"/>
          </w:tcPr>
          <w:p w14:paraId="38745422" w14:textId="77777777" w:rsidR="00020233" w:rsidRDefault="00844798" w:rsidP="00020233">
            <w:r>
              <w:rPr>
                <w:noProof/>
              </w:rPr>
              <w:drawing>
                <wp:inline distT="0" distB="0" distL="0" distR="0" wp14:anchorId="38745AAE" wp14:editId="38745AAF">
                  <wp:extent cx="4572000" cy="2286000"/>
                  <wp:effectExtent l="19050" t="0" r="0" b="0"/>
                  <wp:docPr id="44" name="Picture 9" descr="C:\WireSharkCaptures\20130715StatusPrimary20000_3514_2121_tcp51.txt_PrimaryHome--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30715StatusPrimary20000_3514_2121_tcp51.txt_PrimaryHome--PrimaryHome.png"/>
                          <pic:cNvPicPr>
                            <a:picLocks noChangeAspect="1" noChangeArrowheads="1"/>
                          </pic:cNvPicPr>
                        </pic:nvPicPr>
                        <pic:blipFill>
                          <a:blip r:embed="rId2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383FEE" w14:paraId="38745427" w14:textId="77777777" w:rsidTr="00794733">
        <w:trPr>
          <w:jc w:val="center"/>
        </w:trPr>
        <w:tc>
          <w:tcPr>
            <w:tcW w:w="7563" w:type="dxa"/>
          </w:tcPr>
          <w:p w14:paraId="38745424" w14:textId="77777777" w:rsidR="00383FEE" w:rsidRPr="00020233" w:rsidRDefault="00383FEE" w:rsidP="00020233">
            <w:pPr>
              <w:rPr>
                <w:noProof/>
              </w:rPr>
            </w:pPr>
            <w:r>
              <w:rPr>
                <w:noProof/>
              </w:rPr>
              <w:drawing>
                <wp:inline distT="0" distB="0" distL="0" distR="0" wp14:anchorId="38745AB0" wp14:editId="38745AB1">
                  <wp:extent cx="4572000" cy="2286000"/>
                  <wp:effectExtent l="19050" t="0" r="0" b="0"/>
                  <wp:docPr id="8" name="Picture 5" descr="C:\WireSharkCaptures\20121218PrimStatus20000_2514_tcp51.txt_PrimaryHome--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reSharkCaptures\20121218PrimStatus20000_2514_tcp51.txt_PrimaryHome--PrimaryHome.png"/>
                          <pic:cNvPicPr>
                            <a:picLocks noChangeAspect="1" noChangeArrowheads="1"/>
                          </pic:cNvPicPr>
                        </pic:nvPicPr>
                        <pic:blipFill>
                          <a:blip r:embed="rId26"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57" w:type="dxa"/>
          </w:tcPr>
          <w:p w14:paraId="38745425" w14:textId="77777777" w:rsidR="00383FEE" w:rsidRDefault="00844798" w:rsidP="00020233">
            <w:pPr>
              <w:rPr>
                <w:noProof/>
              </w:rPr>
            </w:pPr>
            <w:r>
              <w:rPr>
                <w:noProof/>
              </w:rPr>
              <w:drawing>
                <wp:inline distT="0" distB="0" distL="0" distR="0" wp14:anchorId="38745AB2" wp14:editId="38745AB3">
                  <wp:extent cx="4572000" cy="2286000"/>
                  <wp:effectExtent l="19050" t="0" r="0" b="0"/>
                  <wp:docPr id="49" name="Picture 9" descr="C:\WireSharkCaptures\20130715SecStatus_3514_2121_tcp51_2.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30715SecStatus_3514_2121_tcp51_2.txt_SecondaryHome--SecondaryHome.png"/>
                          <pic:cNvPicPr>
                            <a:picLocks noChangeAspect="1" noChangeArrowheads="1"/>
                          </pic:cNvPicPr>
                        </pic:nvPicPr>
                        <pic:blipFill>
                          <a:blip r:embed="rId2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14:paraId="38745426" w14:textId="77777777" w:rsidR="00AF24B9" w:rsidRDefault="00AF24B9" w:rsidP="00020233">
            <w:pPr>
              <w:rPr>
                <w:noProof/>
              </w:rPr>
            </w:pPr>
          </w:p>
        </w:tc>
      </w:tr>
      <w:tr w:rsidR="00020233" w14:paraId="3874542A" w14:textId="77777777" w:rsidTr="00794733">
        <w:trPr>
          <w:jc w:val="center"/>
        </w:trPr>
        <w:tc>
          <w:tcPr>
            <w:tcW w:w="7563" w:type="dxa"/>
          </w:tcPr>
          <w:p w14:paraId="38745428" w14:textId="77777777" w:rsidR="00020233" w:rsidRDefault="00020233" w:rsidP="00020233">
            <w:r w:rsidRPr="00020233">
              <w:rPr>
                <w:noProof/>
              </w:rPr>
              <w:lastRenderedPageBreak/>
              <w:drawing>
                <wp:inline distT="0" distB="0" distL="0" distR="0" wp14:anchorId="38745AB4" wp14:editId="38745AB5">
                  <wp:extent cx="4572000" cy="2286000"/>
                  <wp:effectExtent l="19050" t="0" r="0" b="0"/>
                  <wp:docPr id="217" name="Picture 13" descr="20121218SecStatus20000_2514_tcp51_2.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18SecStatus20000_2514_tcp51_2.txt_SecondaryHome--SecondaryHome.png"/>
                          <pic:cNvPicPr/>
                        </pic:nvPicPr>
                        <pic:blipFill>
                          <a:blip r:embed="rId28" cstate="print"/>
                          <a:stretch>
                            <a:fillRect/>
                          </a:stretch>
                        </pic:blipFill>
                        <pic:spPr>
                          <a:xfrm>
                            <a:off x="0" y="0"/>
                            <a:ext cx="4572000" cy="2286000"/>
                          </a:xfrm>
                          <a:prstGeom prst="rect">
                            <a:avLst/>
                          </a:prstGeom>
                        </pic:spPr>
                      </pic:pic>
                    </a:graphicData>
                  </a:graphic>
                </wp:inline>
              </w:drawing>
            </w:r>
          </w:p>
        </w:tc>
        <w:tc>
          <w:tcPr>
            <w:tcW w:w="7557" w:type="dxa"/>
          </w:tcPr>
          <w:p w14:paraId="38745429" w14:textId="77777777" w:rsidR="00020233" w:rsidRDefault="00844798" w:rsidP="00020233">
            <w:r>
              <w:rPr>
                <w:noProof/>
              </w:rPr>
              <w:drawing>
                <wp:inline distT="0" distB="0" distL="0" distR="0" wp14:anchorId="38745AB6" wp14:editId="38745AB7">
                  <wp:extent cx="4572000" cy="2286000"/>
                  <wp:effectExtent l="19050" t="0" r="0" b="0"/>
                  <wp:docPr id="52" name="Picture 12" descr="C:\WireSharkCaptures\20130715PrimStatus_3514_2121_tcp51_3.txt_PrimaryHome--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reSharkCaptures\20130715PrimStatus_3514_2121_tcp51_3.txt_PrimaryHome--PrimaryHome.png"/>
                          <pic:cNvPicPr>
                            <a:picLocks noChangeAspect="1" noChangeArrowheads="1"/>
                          </pic:cNvPicPr>
                        </pic:nvPicPr>
                        <pic:blipFill>
                          <a:blip r:embed="rId29"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bl>
    <w:p w14:paraId="3874542B" w14:textId="77777777" w:rsidR="000F3CD6" w:rsidRPr="00926D34" w:rsidRDefault="00D238CF" w:rsidP="00F61145">
      <w:pPr>
        <w:pStyle w:val="Heading3"/>
        <w:numPr>
          <w:ilvl w:val="2"/>
          <w:numId w:val="2"/>
        </w:numPr>
        <w:tabs>
          <w:tab w:val="clear" w:pos="2502"/>
        </w:tabs>
      </w:pPr>
      <w:bookmarkStart w:id="122" w:name="_Toc354401856"/>
      <w:r>
        <w:t xml:space="preserve">2514 </w:t>
      </w:r>
      <w:r w:rsidR="00C25D71">
        <w:t>Basis Comm</w:t>
      </w:r>
      <w:r w:rsidR="004D2736">
        <w:t>unications</w:t>
      </w:r>
      <w:r w:rsidR="002214F9">
        <w:t xml:space="preserve"> </w:t>
      </w:r>
      <w:r w:rsidR="00CA78E7">
        <w:t xml:space="preserve">Command-Response </w:t>
      </w:r>
      <w:r w:rsidR="000F3CD6">
        <w:t>Message Statistics – Secondary Arm</w:t>
      </w:r>
      <w:bookmarkEnd w:id="122"/>
    </w:p>
    <w:p w14:paraId="3874542C" w14:textId="77777777" w:rsidR="00A57429" w:rsidRDefault="00A57429">
      <w:pPr>
        <w:spacing w:after="0" w:line="240" w:lineRule="auto"/>
        <w:rPr>
          <w:rFonts w:ascii="Lucida Console" w:eastAsia="Times New Roman" w:hAnsi="Lucida Console" w:cs="Lucida Console"/>
          <w:sz w:val="20"/>
          <w:szCs w:val="20"/>
        </w:rPr>
      </w:pPr>
    </w:p>
    <w:tbl>
      <w:tblPr>
        <w:tblStyle w:val="TableGrid"/>
        <w:tblW w:w="0" w:type="auto"/>
        <w:tblInd w:w="1224" w:type="dxa"/>
        <w:tblLook w:val="04A0" w:firstRow="1" w:lastRow="0" w:firstColumn="1" w:lastColumn="0" w:noHBand="0" w:noVBand="1"/>
      </w:tblPr>
      <w:tblGrid>
        <w:gridCol w:w="2306"/>
        <w:gridCol w:w="4916"/>
        <w:gridCol w:w="1112"/>
        <w:gridCol w:w="990"/>
        <w:gridCol w:w="990"/>
        <w:gridCol w:w="810"/>
        <w:gridCol w:w="2070"/>
      </w:tblGrid>
      <w:tr w:rsidR="00EC3942" w14:paraId="38745434" w14:textId="77777777" w:rsidTr="002E45A0">
        <w:trPr>
          <w:cantSplit/>
          <w:trHeight w:val="710"/>
        </w:trPr>
        <w:tc>
          <w:tcPr>
            <w:tcW w:w="2306" w:type="dxa"/>
            <w:shd w:val="clear" w:color="auto" w:fill="D9D9D9" w:themeFill="background1" w:themeFillShade="D9"/>
          </w:tcPr>
          <w:p w14:paraId="3874542D" w14:textId="77777777" w:rsidR="00EC3942" w:rsidRPr="005F6BED" w:rsidRDefault="00EC3942" w:rsidP="00EC3942">
            <w:pPr>
              <w:jc w:val="center"/>
              <w:rPr>
                <w:b/>
              </w:rPr>
            </w:pPr>
            <w:r w:rsidRPr="005F6BED">
              <w:rPr>
                <w:b/>
              </w:rPr>
              <w:t>Move Name</w:t>
            </w:r>
          </w:p>
        </w:tc>
        <w:tc>
          <w:tcPr>
            <w:tcW w:w="4916" w:type="dxa"/>
            <w:shd w:val="clear" w:color="auto" w:fill="D9D9D9" w:themeFill="background1" w:themeFillShade="D9"/>
          </w:tcPr>
          <w:p w14:paraId="3874542E" w14:textId="77777777" w:rsidR="00EC3942" w:rsidRDefault="00EC3942" w:rsidP="00EC3942">
            <w:pPr>
              <w:jc w:val="center"/>
              <w:rPr>
                <w:b/>
              </w:rPr>
            </w:pPr>
            <w:r>
              <w:rPr>
                <w:b/>
              </w:rPr>
              <w:t>File Name</w:t>
            </w:r>
          </w:p>
        </w:tc>
        <w:tc>
          <w:tcPr>
            <w:tcW w:w="1112" w:type="dxa"/>
            <w:shd w:val="clear" w:color="auto" w:fill="D9D9D9" w:themeFill="background1" w:themeFillShade="D9"/>
          </w:tcPr>
          <w:p w14:paraId="3874542F" w14:textId="77777777" w:rsidR="00EC3942" w:rsidRPr="005F6BED" w:rsidRDefault="00EC3942" w:rsidP="00EC3942">
            <w:pPr>
              <w:jc w:val="center"/>
              <w:rPr>
                <w:b/>
              </w:rPr>
            </w:pPr>
            <w:r>
              <w:rPr>
                <w:b/>
              </w:rPr>
              <w:t>Iterations</w:t>
            </w:r>
          </w:p>
        </w:tc>
        <w:tc>
          <w:tcPr>
            <w:tcW w:w="990" w:type="dxa"/>
            <w:shd w:val="clear" w:color="auto" w:fill="D9D9D9" w:themeFill="background1" w:themeFillShade="D9"/>
          </w:tcPr>
          <w:p w14:paraId="38745430" w14:textId="77777777" w:rsidR="00EC3942" w:rsidRPr="005F6BED" w:rsidRDefault="00EC3942" w:rsidP="00EC3942">
            <w:pPr>
              <w:jc w:val="center"/>
              <w:rPr>
                <w:b/>
              </w:rPr>
            </w:pPr>
            <w:r w:rsidRPr="005F6BED">
              <w:rPr>
                <w:b/>
              </w:rPr>
              <w:t>Min</w:t>
            </w:r>
            <w:r>
              <w:rPr>
                <w:b/>
              </w:rPr>
              <w:t xml:space="preserve"> (msec)</w:t>
            </w:r>
          </w:p>
        </w:tc>
        <w:tc>
          <w:tcPr>
            <w:tcW w:w="990" w:type="dxa"/>
            <w:shd w:val="clear" w:color="auto" w:fill="D9D9D9" w:themeFill="background1" w:themeFillShade="D9"/>
          </w:tcPr>
          <w:p w14:paraId="38745431" w14:textId="77777777" w:rsidR="00EC3942" w:rsidRPr="005F6BED" w:rsidRDefault="00EC3942" w:rsidP="00EC3942">
            <w:pPr>
              <w:jc w:val="center"/>
              <w:rPr>
                <w:b/>
              </w:rPr>
            </w:pPr>
            <w:r w:rsidRPr="005F6BED">
              <w:rPr>
                <w:b/>
              </w:rPr>
              <w:t>Max</w:t>
            </w:r>
            <w:r>
              <w:rPr>
                <w:b/>
              </w:rPr>
              <w:t xml:space="preserve"> (msec)</w:t>
            </w:r>
          </w:p>
        </w:tc>
        <w:tc>
          <w:tcPr>
            <w:tcW w:w="810" w:type="dxa"/>
            <w:tcBorders>
              <w:bottom w:val="single" w:sz="4" w:space="0" w:color="auto"/>
            </w:tcBorders>
            <w:shd w:val="clear" w:color="auto" w:fill="D9D9D9" w:themeFill="background1" w:themeFillShade="D9"/>
          </w:tcPr>
          <w:p w14:paraId="38745432" w14:textId="77777777" w:rsidR="00EC3942" w:rsidRPr="005F6BED" w:rsidRDefault="00EC3942" w:rsidP="00EC3942">
            <w:pPr>
              <w:jc w:val="center"/>
              <w:rPr>
                <w:b/>
              </w:rPr>
            </w:pPr>
            <w:r>
              <w:rPr>
                <w:b/>
              </w:rPr>
              <w:t>STD</w:t>
            </w:r>
          </w:p>
        </w:tc>
        <w:tc>
          <w:tcPr>
            <w:tcW w:w="2070" w:type="dxa"/>
            <w:tcBorders>
              <w:bottom w:val="single" w:sz="4" w:space="0" w:color="auto"/>
            </w:tcBorders>
            <w:shd w:val="clear" w:color="auto" w:fill="D9D9D9" w:themeFill="background1" w:themeFillShade="D9"/>
          </w:tcPr>
          <w:p w14:paraId="38745433" w14:textId="77777777" w:rsidR="00EC3942" w:rsidRPr="005F6BED" w:rsidRDefault="00EC3942" w:rsidP="00EC3942">
            <w:pPr>
              <w:jc w:val="center"/>
              <w:rPr>
                <w:b/>
              </w:rPr>
            </w:pPr>
            <w:r w:rsidRPr="005F6BED">
              <w:rPr>
                <w:b/>
              </w:rPr>
              <w:t>Mean</w:t>
            </w:r>
            <w:r>
              <w:rPr>
                <w:b/>
              </w:rPr>
              <w:t xml:space="preserve"> (msec)</w:t>
            </w:r>
          </w:p>
        </w:tc>
      </w:tr>
      <w:tr w:rsidR="000439EA" w14:paraId="3874543C" w14:textId="77777777" w:rsidTr="008129BD">
        <w:trPr>
          <w:trHeight w:val="611"/>
        </w:trPr>
        <w:tc>
          <w:tcPr>
            <w:tcW w:w="2306" w:type="dxa"/>
            <w:vAlign w:val="center"/>
          </w:tcPr>
          <w:p w14:paraId="38745435" w14:textId="77777777" w:rsidR="000439EA" w:rsidRDefault="000439EA" w:rsidP="000439EA">
            <w:pPr>
              <w:jc w:val="center"/>
            </w:pPr>
            <w:proofErr w:type="spellStart"/>
            <w:r>
              <w:rPr>
                <w:rFonts w:ascii="Lucida Console" w:hAnsi="Lucida Console"/>
                <w:sz w:val="20"/>
                <w:szCs w:val="20"/>
              </w:rPr>
              <w:t>Sec</w:t>
            </w:r>
            <w:r w:rsidRPr="00FC1C1B">
              <w:rPr>
                <w:rFonts w:ascii="Lucida Console" w:hAnsi="Lucida Console"/>
                <w:sz w:val="20"/>
                <w:szCs w:val="20"/>
              </w:rPr>
              <w:t>MetTrkMvToHome</w:t>
            </w:r>
            <w:proofErr w:type="spellEnd"/>
          </w:p>
        </w:tc>
        <w:tc>
          <w:tcPr>
            <w:tcW w:w="4916" w:type="dxa"/>
            <w:vAlign w:val="center"/>
          </w:tcPr>
          <w:p w14:paraId="38745436" w14:textId="77777777" w:rsidR="000439EA" w:rsidRDefault="000439EA" w:rsidP="000439EA">
            <w:r>
              <w:rPr>
                <w:rFonts w:ascii="Lucida Console" w:eastAsia="Times New Roman" w:hAnsi="Lucida Console" w:cs="Lucida Console"/>
                <w:sz w:val="20"/>
                <w:szCs w:val="20"/>
              </w:rPr>
              <w:t>20121217SecStatus20000_2514_tcp51.txt</w:t>
            </w:r>
          </w:p>
        </w:tc>
        <w:tc>
          <w:tcPr>
            <w:tcW w:w="1112" w:type="dxa"/>
            <w:vAlign w:val="center"/>
          </w:tcPr>
          <w:p w14:paraId="38745437" w14:textId="77777777" w:rsidR="000439EA" w:rsidRDefault="000439EA" w:rsidP="001E5A93">
            <w:pPr>
              <w:jc w:val="center"/>
            </w:pPr>
            <w:r>
              <w:t>20000</w:t>
            </w:r>
          </w:p>
        </w:tc>
        <w:tc>
          <w:tcPr>
            <w:tcW w:w="990" w:type="dxa"/>
            <w:vAlign w:val="center"/>
          </w:tcPr>
          <w:p w14:paraId="38745438" w14:textId="77777777" w:rsidR="000439EA" w:rsidRDefault="000439EA" w:rsidP="001E5A93">
            <w:pPr>
              <w:jc w:val="center"/>
            </w:pPr>
            <w:r>
              <w:rPr>
                <w:rFonts w:ascii="Lucida Console" w:eastAsia="Times New Roman" w:hAnsi="Lucida Console" w:cs="Lucida Console"/>
                <w:sz w:val="20"/>
                <w:szCs w:val="20"/>
              </w:rPr>
              <w:t>0.000</w:t>
            </w:r>
          </w:p>
        </w:tc>
        <w:tc>
          <w:tcPr>
            <w:tcW w:w="990" w:type="dxa"/>
            <w:vAlign w:val="center"/>
          </w:tcPr>
          <w:p w14:paraId="38745439" w14:textId="77777777" w:rsidR="000439EA" w:rsidRDefault="000439EA" w:rsidP="001E5A93">
            <w:pPr>
              <w:jc w:val="center"/>
            </w:pPr>
            <w:r>
              <w:rPr>
                <w:rFonts w:ascii="Lucida Console" w:eastAsia="Times New Roman" w:hAnsi="Lucida Console" w:cs="Lucida Console"/>
                <w:sz w:val="20"/>
                <w:szCs w:val="20"/>
              </w:rPr>
              <w:t>183.97</w:t>
            </w:r>
          </w:p>
        </w:tc>
        <w:tc>
          <w:tcPr>
            <w:tcW w:w="810" w:type="dxa"/>
            <w:shd w:val="clear" w:color="auto" w:fill="B8CCE4" w:themeFill="accent1" w:themeFillTint="66"/>
            <w:vAlign w:val="center"/>
          </w:tcPr>
          <w:p w14:paraId="3874543A" w14:textId="77777777" w:rsidR="000439EA" w:rsidRDefault="000439EA" w:rsidP="001E5A93">
            <w:pPr>
              <w:jc w:val="center"/>
            </w:pPr>
            <w:r>
              <w:rPr>
                <w:rFonts w:ascii="Lucida Console" w:eastAsia="Times New Roman" w:hAnsi="Lucida Console" w:cs="Lucida Console"/>
                <w:sz w:val="20"/>
                <w:szCs w:val="20"/>
              </w:rPr>
              <w:t>6.83</w:t>
            </w:r>
          </w:p>
        </w:tc>
        <w:tc>
          <w:tcPr>
            <w:tcW w:w="2070" w:type="dxa"/>
            <w:shd w:val="clear" w:color="auto" w:fill="B8CCE4" w:themeFill="accent1" w:themeFillTint="66"/>
            <w:vAlign w:val="center"/>
          </w:tcPr>
          <w:p w14:paraId="3874543B" w14:textId="77777777" w:rsidR="000439EA" w:rsidRDefault="000439EA" w:rsidP="001E5A93">
            <w:pPr>
              <w:jc w:val="center"/>
            </w:pPr>
            <w:r>
              <w:rPr>
                <w:rFonts w:ascii="Lucida Console" w:eastAsia="Times New Roman" w:hAnsi="Lucida Console" w:cs="Lucida Console"/>
                <w:sz w:val="20"/>
                <w:szCs w:val="20"/>
              </w:rPr>
              <w:t>12.41</w:t>
            </w:r>
          </w:p>
        </w:tc>
      </w:tr>
      <w:tr w:rsidR="000439EA" w14:paraId="38745444" w14:textId="77777777" w:rsidTr="008129BD">
        <w:trPr>
          <w:trHeight w:val="647"/>
        </w:trPr>
        <w:tc>
          <w:tcPr>
            <w:tcW w:w="2306" w:type="dxa"/>
            <w:vAlign w:val="center"/>
          </w:tcPr>
          <w:p w14:paraId="3874543D" w14:textId="77777777" w:rsidR="000439EA" w:rsidRDefault="000439EA" w:rsidP="000439EA">
            <w:pPr>
              <w:jc w:val="center"/>
            </w:pPr>
            <w:proofErr w:type="spellStart"/>
            <w:r>
              <w:rPr>
                <w:rFonts w:ascii="Lucida Console" w:hAnsi="Lucida Console"/>
                <w:sz w:val="20"/>
                <w:szCs w:val="20"/>
              </w:rPr>
              <w:t>Sec</w:t>
            </w:r>
            <w:r w:rsidRPr="00FC1C1B">
              <w:rPr>
                <w:rFonts w:ascii="Lucida Console" w:hAnsi="Lucida Console"/>
                <w:sz w:val="20"/>
                <w:szCs w:val="20"/>
              </w:rPr>
              <w:t>MetTrkMvToHome</w:t>
            </w:r>
            <w:proofErr w:type="spellEnd"/>
          </w:p>
        </w:tc>
        <w:tc>
          <w:tcPr>
            <w:tcW w:w="4916" w:type="dxa"/>
            <w:vAlign w:val="center"/>
          </w:tcPr>
          <w:p w14:paraId="3874543E" w14:textId="77777777" w:rsidR="000439EA" w:rsidRDefault="000439EA" w:rsidP="000439EA">
            <w:r>
              <w:rPr>
                <w:rFonts w:ascii="Lucida Console" w:eastAsia="Times New Roman" w:hAnsi="Lucida Console" w:cs="Lucida Console"/>
                <w:sz w:val="20"/>
                <w:szCs w:val="20"/>
              </w:rPr>
              <w:t>20121218SecStatus20000_2514_tcp51.txt</w:t>
            </w:r>
          </w:p>
        </w:tc>
        <w:tc>
          <w:tcPr>
            <w:tcW w:w="1112" w:type="dxa"/>
            <w:vAlign w:val="center"/>
          </w:tcPr>
          <w:p w14:paraId="3874543F" w14:textId="77777777" w:rsidR="000439EA" w:rsidRDefault="000439EA" w:rsidP="001E5A93">
            <w:pPr>
              <w:jc w:val="center"/>
            </w:pPr>
            <w:r>
              <w:t>20000</w:t>
            </w:r>
          </w:p>
        </w:tc>
        <w:tc>
          <w:tcPr>
            <w:tcW w:w="990" w:type="dxa"/>
            <w:vAlign w:val="center"/>
          </w:tcPr>
          <w:p w14:paraId="38745440" w14:textId="77777777" w:rsidR="000439EA" w:rsidRDefault="000439EA" w:rsidP="001E5A93">
            <w:pPr>
              <w:jc w:val="center"/>
            </w:pPr>
            <w:r>
              <w:rPr>
                <w:rFonts w:ascii="Lucida Console" w:eastAsia="Times New Roman" w:hAnsi="Lucida Console" w:cs="Lucida Console"/>
                <w:sz w:val="20"/>
                <w:szCs w:val="20"/>
              </w:rPr>
              <w:t>0.000</w:t>
            </w:r>
          </w:p>
        </w:tc>
        <w:tc>
          <w:tcPr>
            <w:tcW w:w="990" w:type="dxa"/>
            <w:vAlign w:val="center"/>
          </w:tcPr>
          <w:p w14:paraId="38745441" w14:textId="77777777" w:rsidR="000439EA" w:rsidRDefault="000439EA" w:rsidP="001E5A93">
            <w:pPr>
              <w:jc w:val="center"/>
            </w:pPr>
            <w:r>
              <w:rPr>
                <w:rFonts w:ascii="Lucida Console" w:eastAsia="Times New Roman" w:hAnsi="Lucida Console" w:cs="Lucida Console"/>
                <w:sz w:val="20"/>
                <w:szCs w:val="20"/>
              </w:rPr>
              <w:t>183.97</w:t>
            </w:r>
          </w:p>
        </w:tc>
        <w:tc>
          <w:tcPr>
            <w:tcW w:w="810" w:type="dxa"/>
            <w:shd w:val="clear" w:color="auto" w:fill="B8CCE4" w:themeFill="accent1" w:themeFillTint="66"/>
            <w:vAlign w:val="center"/>
          </w:tcPr>
          <w:p w14:paraId="38745442" w14:textId="77777777" w:rsidR="000439EA" w:rsidRDefault="000439EA" w:rsidP="001E5A93">
            <w:pPr>
              <w:jc w:val="center"/>
            </w:pPr>
            <w:r>
              <w:rPr>
                <w:rFonts w:ascii="Lucida Console" w:eastAsia="Times New Roman" w:hAnsi="Lucida Console" w:cs="Lucida Console"/>
                <w:sz w:val="20"/>
                <w:szCs w:val="20"/>
              </w:rPr>
              <w:t>7.42</w:t>
            </w:r>
          </w:p>
        </w:tc>
        <w:tc>
          <w:tcPr>
            <w:tcW w:w="2070" w:type="dxa"/>
            <w:shd w:val="clear" w:color="auto" w:fill="B8CCE4" w:themeFill="accent1" w:themeFillTint="66"/>
            <w:vAlign w:val="center"/>
          </w:tcPr>
          <w:p w14:paraId="38745443" w14:textId="77777777" w:rsidR="000439EA" w:rsidRDefault="000439EA" w:rsidP="001E5A93">
            <w:pPr>
              <w:jc w:val="center"/>
            </w:pPr>
            <w:r>
              <w:rPr>
                <w:rFonts w:ascii="Lucida Console" w:eastAsia="Times New Roman" w:hAnsi="Lucida Console" w:cs="Lucida Console"/>
                <w:sz w:val="20"/>
                <w:szCs w:val="20"/>
              </w:rPr>
              <w:t>12.50</w:t>
            </w:r>
          </w:p>
        </w:tc>
      </w:tr>
      <w:tr w:rsidR="000439EA" w14:paraId="3874544C" w14:textId="77777777" w:rsidTr="008129BD">
        <w:trPr>
          <w:trHeight w:val="593"/>
        </w:trPr>
        <w:tc>
          <w:tcPr>
            <w:tcW w:w="2306" w:type="dxa"/>
            <w:vAlign w:val="center"/>
          </w:tcPr>
          <w:p w14:paraId="38745445" w14:textId="77777777" w:rsidR="000439EA" w:rsidRDefault="000439EA" w:rsidP="000439EA">
            <w:pPr>
              <w:jc w:val="center"/>
            </w:pPr>
            <w:proofErr w:type="spellStart"/>
            <w:r>
              <w:rPr>
                <w:rFonts w:ascii="Lucida Console" w:hAnsi="Lucida Console"/>
                <w:sz w:val="20"/>
                <w:szCs w:val="20"/>
              </w:rPr>
              <w:t>Sec</w:t>
            </w:r>
            <w:r w:rsidRPr="00FC1C1B">
              <w:rPr>
                <w:rFonts w:ascii="Lucida Console" w:hAnsi="Lucida Console"/>
                <w:sz w:val="20"/>
                <w:szCs w:val="20"/>
              </w:rPr>
              <w:t>MetTrkMvToHome</w:t>
            </w:r>
            <w:proofErr w:type="spellEnd"/>
          </w:p>
        </w:tc>
        <w:tc>
          <w:tcPr>
            <w:tcW w:w="4916" w:type="dxa"/>
            <w:vAlign w:val="center"/>
          </w:tcPr>
          <w:p w14:paraId="38745446" w14:textId="77777777" w:rsidR="000439EA" w:rsidRDefault="000439EA" w:rsidP="000439EA">
            <w:r>
              <w:rPr>
                <w:rFonts w:ascii="Lucida Console" w:eastAsia="Times New Roman" w:hAnsi="Lucida Console" w:cs="Lucida Console"/>
                <w:sz w:val="20"/>
                <w:szCs w:val="20"/>
              </w:rPr>
              <w:t>20121218SecStatus20000_2514_tcp51_2.txt</w:t>
            </w:r>
          </w:p>
        </w:tc>
        <w:tc>
          <w:tcPr>
            <w:tcW w:w="1112" w:type="dxa"/>
            <w:vAlign w:val="center"/>
          </w:tcPr>
          <w:p w14:paraId="38745447" w14:textId="77777777" w:rsidR="000439EA" w:rsidRDefault="000439EA" w:rsidP="001E5A93">
            <w:pPr>
              <w:jc w:val="center"/>
            </w:pPr>
            <w:r>
              <w:t>20000</w:t>
            </w:r>
          </w:p>
        </w:tc>
        <w:tc>
          <w:tcPr>
            <w:tcW w:w="990" w:type="dxa"/>
            <w:vAlign w:val="center"/>
          </w:tcPr>
          <w:p w14:paraId="38745448" w14:textId="77777777" w:rsidR="000439EA" w:rsidRDefault="000439EA" w:rsidP="001E5A93">
            <w:pPr>
              <w:jc w:val="center"/>
            </w:pPr>
            <w:r>
              <w:rPr>
                <w:rFonts w:ascii="Lucida Console" w:eastAsia="Times New Roman" w:hAnsi="Lucida Console" w:cs="Lucida Console"/>
                <w:sz w:val="20"/>
                <w:szCs w:val="20"/>
              </w:rPr>
              <w:t>0.000</w:t>
            </w:r>
          </w:p>
        </w:tc>
        <w:tc>
          <w:tcPr>
            <w:tcW w:w="990" w:type="dxa"/>
            <w:vAlign w:val="center"/>
          </w:tcPr>
          <w:p w14:paraId="38745449" w14:textId="77777777" w:rsidR="000439EA" w:rsidRDefault="000439EA" w:rsidP="001E5A93">
            <w:pPr>
              <w:jc w:val="center"/>
            </w:pPr>
            <w:r>
              <w:rPr>
                <w:rFonts w:ascii="Lucida Console" w:eastAsia="Times New Roman" w:hAnsi="Lucida Console" w:cs="Lucida Console"/>
                <w:sz w:val="20"/>
                <w:szCs w:val="20"/>
              </w:rPr>
              <w:t>150.98</w:t>
            </w:r>
          </w:p>
        </w:tc>
        <w:tc>
          <w:tcPr>
            <w:tcW w:w="810" w:type="dxa"/>
            <w:shd w:val="clear" w:color="auto" w:fill="B8CCE4" w:themeFill="accent1" w:themeFillTint="66"/>
            <w:vAlign w:val="center"/>
          </w:tcPr>
          <w:p w14:paraId="3874544A" w14:textId="77777777" w:rsidR="000439EA" w:rsidRDefault="000439EA" w:rsidP="001E5A93">
            <w:pPr>
              <w:jc w:val="center"/>
            </w:pPr>
            <w:r>
              <w:rPr>
                <w:rFonts w:ascii="Lucida Console" w:eastAsia="Times New Roman" w:hAnsi="Lucida Console" w:cs="Lucida Console"/>
                <w:sz w:val="20"/>
                <w:szCs w:val="20"/>
              </w:rPr>
              <w:t>6.76</w:t>
            </w:r>
          </w:p>
        </w:tc>
        <w:tc>
          <w:tcPr>
            <w:tcW w:w="2070" w:type="dxa"/>
            <w:shd w:val="clear" w:color="auto" w:fill="B8CCE4" w:themeFill="accent1" w:themeFillTint="66"/>
            <w:vAlign w:val="center"/>
          </w:tcPr>
          <w:p w14:paraId="3874544B" w14:textId="77777777" w:rsidR="000439EA" w:rsidRDefault="000439EA" w:rsidP="001E5A93">
            <w:pPr>
              <w:jc w:val="center"/>
            </w:pPr>
            <w:r>
              <w:rPr>
                <w:rFonts w:ascii="Lucida Console" w:eastAsia="Times New Roman" w:hAnsi="Lucida Console" w:cs="Lucida Console"/>
                <w:sz w:val="20"/>
                <w:szCs w:val="20"/>
              </w:rPr>
              <w:t>12.60</w:t>
            </w:r>
          </w:p>
        </w:tc>
      </w:tr>
    </w:tbl>
    <w:p w14:paraId="3874544D" w14:textId="77777777" w:rsidR="00B5039F" w:rsidRDefault="00B5039F" w:rsidP="00B5039F">
      <w:pPr>
        <w:pStyle w:val="Heading3"/>
        <w:tabs>
          <w:tab w:val="clear" w:pos="2502"/>
        </w:tabs>
        <w:ind w:left="1224"/>
      </w:pPr>
    </w:p>
    <w:p w14:paraId="3874544E" w14:textId="77777777" w:rsidR="00720875" w:rsidRDefault="00D238CF" w:rsidP="00F61145">
      <w:pPr>
        <w:pStyle w:val="Heading3"/>
        <w:numPr>
          <w:ilvl w:val="2"/>
          <w:numId w:val="2"/>
        </w:numPr>
        <w:tabs>
          <w:tab w:val="clear" w:pos="2502"/>
        </w:tabs>
      </w:pPr>
      <w:bookmarkStart w:id="123" w:name="_Toc354401857"/>
      <w:r>
        <w:t>3514 Basis Communications</w:t>
      </w:r>
      <w:r w:rsidR="00720875">
        <w:t xml:space="preserve"> </w:t>
      </w:r>
      <w:r w:rsidR="00CA78E7">
        <w:t xml:space="preserve">Command-Response </w:t>
      </w:r>
      <w:r w:rsidR="00720875">
        <w:t>Message Statistics – Secondary Arm (</w:t>
      </w:r>
      <w:r w:rsidR="00A80AD1">
        <w:t>v</w:t>
      </w:r>
      <w:r w:rsidR="0083061E">
        <w:t>2.1.</w:t>
      </w:r>
      <w:r w:rsidR="0060625D">
        <w:t>21</w:t>
      </w:r>
      <w:r w:rsidR="00720875">
        <w:t>)</w:t>
      </w:r>
      <w:bookmarkEnd w:id="123"/>
    </w:p>
    <w:p w14:paraId="3874544F" w14:textId="77777777" w:rsidR="00720875" w:rsidRPr="00745308" w:rsidRDefault="00720875" w:rsidP="00720875">
      <w:pPr>
        <w:autoSpaceDE w:val="0"/>
        <w:autoSpaceDN w:val="0"/>
        <w:adjustRightInd w:val="0"/>
        <w:spacing w:after="0" w:line="240" w:lineRule="auto"/>
        <w:rPr>
          <w:rFonts w:ascii="Lucida Console" w:eastAsia="Times New Roman" w:hAnsi="Lucida Console" w:cs="Lucida Console"/>
          <w:sz w:val="20"/>
          <w:szCs w:val="20"/>
        </w:rPr>
      </w:pPr>
      <w:r>
        <w:rPr>
          <w:rFonts w:ascii="Lucida Console" w:eastAsia="Times New Roman" w:hAnsi="Lucida Console" w:cs="Lucida Console"/>
          <w:sz w:val="20"/>
          <w:szCs w:val="20"/>
        </w:rPr>
        <w:lastRenderedPageBreak/>
        <w:t xml:space="preserve">  </w:t>
      </w:r>
    </w:p>
    <w:tbl>
      <w:tblPr>
        <w:tblStyle w:val="TableGrid"/>
        <w:tblW w:w="0" w:type="auto"/>
        <w:tblInd w:w="1224" w:type="dxa"/>
        <w:tblLayout w:type="fixed"/>
        <w:tblLook w:val="04A0" w:firstRow="1" w:lastRow="0" w:firstColumn="1" w:lastColumn="0" w:noHBand="0" w:noVBand="1"/>
      </w:tblPr>
      <w:tblGrid>
        <w:gridCol w:w="2304"/>
        <w:gridCol w:w="7353"/>
        <w:gridCol w:w="927"/>
        <w:gridCol w:w="900"/>
        <w:gridCol w:w="990"/>
        <w:gridCol w:w="720"/>
        <w:gridCol w:w="1062"/>
      </w:tblGrid>
      <w:tr w:rsidR="001563BA" w14:paraId="38745457" w14:textId="77777777" w:rsidTr="00AE5EF1">
        <w:tc>
          <w:tcPr>
            <w:tcW w:w="2304" w:type="dxa"/>
            <w:shd w:val="clear" w:color="auto" w:fill="D9D9D9" w:themeFill="background1" w:themeFillShade="D9"/>
          </w:tcPr>
          <w:p w14:paraId="38745450" w14:textId="77777777" w:rsidR="00EC3942" w:rsidRPr="005F6BED" w:rsidRDefault="00EC3942" w:rsidP="00EC3942">
            <w:pPr>
              <w:jc w:val="center"/>
              <w:rPr>
                <w:b/>
              </w:rPr>
            </w:pPr>
            <w:r w:rsidRPr="005F6BED">
              <w:rPr>
                <w:b/>
              </w:rPr>
              <w:t>Move Name</w:t>
            </w:r>
          </w:p>
        </w:tc>
        <w:tc>
          <w:tcPr>
            <w:tcW w:w="7353" w:type="dxa"/>
            <w:shd w:val="clear" w:color="auto" w:fill="D9D9D9" w:themeFill="background1" w:themeFillShade="D9"/>
          </w:tcPr>
          <w:p w14:paraId="38745451" w14:textId="77777777" w:rsidR="00EC3942" w:rsidRDefault="00EC3942" w:rsidP="00EC3942">
            <w:pPr>
              <w:jc w:val="center"/>
              <w:rPr>
                <w:b/>
              </w:rPr>
            </w:pPr>
            <w:r>
              <w:rPr>
                <w:b/>
              </w:rPr>
              <w:t>File Name</w:t>
            </w:r>
          </w:p>
        </w:tc>
        <w:tc>
          <w:tcPr>
            <w:tcW w:w="927" w:type="dxa"/>
            <w:shd w:val="clear" w:color="auto" w:fill="D9D9D9" w:themeFill="background1" w:themeFillShade="D9"/>
          </w:tcPr>
          <w:p w14:paraId="38745452" w14:textId="77777777" w:rsidR="00EC3942" w:rsidRPr="005F6BED" w:rsidRDefault="00EC3942" w:rsidP="00EC3942">
            <w:pPr>
              <w:jc w:val="center"/>
              <w:rPr>
                <w:b/>
              </w:rPr>
            </w:pPr>
            <w:r>
              <w:rPr>
                <w:b/>
              </w:rPr>
              <w:t>Iterations</w:t>
            </w:r>
          </w:p>
        </w:tc>
        <w:tc>
          <w:tcPr>
            <w:tcW w:w="900" w:type="dxa"/>
            <w:shd w:val="clear" w:color="auto" w:fill="D9D9D9" w:themeFill="background1" w:themeFillShade="D9"/>
          </w:tcPr>
          <w:p w14:paraId="38745453" w14:textId="77777777" w:rsidR="00EC3942" w:rsidRPr="005F6BED" w:rsidRDefault="00EC3942" w:rsidP="00EC3942">
            <w:pPr>
              <w:jc w:val="center"/>
              <w:rPr>
                <w:b/>
              </w:rPr>
            </w:pPr>
            <w:r w:rsidRPr="005F6BED">
              <w:rPr>
                <w:b/>
              </w:rPr>
              <w:t>Min</w:t>
            </w:r>
            <w:r>
              <w:rPr>
                <w:b/>
              </w:rPr>
              <w:t xml:space="preserve"> (msec)</w:t>
            </w:r>
          </w:p>
        </w:tc>
        <w:tc>
          <w:tcPr>
            <w:tcW w:w="990" w:type="dxa"/>
            <w:shd w:val="clear" w:color="auto" w:fill="D9D9D9" w:themeFill="background1" w:themeFillShade="D9"/>
          </w:tcPr>
          <w:p w14:paraId="38745454" w14:textId="77777777" w:rsidR="00EC3942" w:rsidRPr="005F6BED" w:rsidRDefault="00EC3942" w:rsidP="00EC3942">
            <w:pPr>
              <w:jc w:val="center"/>
              <w:rPr>
                <w:b/>
              </w:rPr>
            </w:pPr>
            <w:r w:rsidRPr="005F6BED">
              <w:rPr>
                <w:b/>
              </w:rPr>
              <w:t>Max</w:t>
            </w:r>
            <w:r>
              <w:rPr>
                <w:b/>
              </w:rPr>
              <w:t xml:space="preserve"> (msec)</w:t>
            </w:r>
          </w:p>
        </w:tc>
        <w:tc>
          <w:tcPr>
            <w:tcW w:w="720" w:type="dxa"/>
            <w:tcBorders>
              <w:bottom w:val="single" w:sz="4" w:space="0" w:color="auto"/>
            </w:tcBorders>
            <w:shd w:val="clear" w:color="auto" w:fill="D9D9D9" w:themeFill="background1" w:themeFillShade="D9"/>
          </w:tcPr>
          <w:p w14:paraId="38745455" w14:textId="77777777" w:rsidR="00EC3942" w:rsidRPr="005F6BED" w:rsidRDefault="00EC3942" w:rsidP="00EC3942">
            <w:pPr>
              <w:jc w:val="center"/>
              <w:rPr>
                <w:b/>
              </w:rPr>
            </w:pPr>
            <w:r>
              <w:rPr>
                <w:b/>
              </w:rPr>
              <w:t>STD</w:t>
            </w:r>
          </w:p>
        </w:tc>
        <w:tc>
          <w:tcPr>
            <w:tcW w:w="1062" w:type="dxa"/>
            <w:tcBorders>
              <w:bottom w:val="single" w:sz="4" w:space="0" w:color="auto"/>
            </w:tcBorders>
            <w:shd w:val="clear" w:color="auto" w:fill="D9D9D9" w:themeFill="background1" w:themeFillShade="D9"/>
          </w:tcPr>
          <w:p w14:paraId="38745456" w14:textId="77777777" w:rsidR="00EC3942" w:rsidRPr="005F6BED" w:rsidRDefault="00EC3942" w:rsidP="00EC3942">
            <w:pPr>
              <w:jc w:val="center"/>
              <w:rPr>
                <w:b/>
              </w:rPr>
            </w:pPr>
            <w:r w:rsidRPr="005F6BED">
              <w:rPr>
                <w:b/>
              </w:rPr>
              <w:t>Mean</w:t>
            </w:r>
            <w:r>
              <w:rPr>
                <w:b/>
              </w:rPr>
              <w:t xml:space="preserve"> (msec)</w:t>
            </w:r>
          </w:p>
        </w:tc>
      </w:tr>
      <w:tr w:rsidR="001563BA" w14:paraId="3874545F" w14:textId="77777777" w:rsidTr="00AE5EF1">
        <w:trPr>
          <w:trHeight w:val="530"/>
        </w:trPr>
        <w:tc>
          <w:tcPr>
            <w:tcW w:w="2304" w:type="dxa"/>
            <w:vAlign w:val="center"/>
          </w:tcPr>
          <w:p w14:paraId="38745458" w14:textId="77777777" w:rsidR="00652226" w:rsidRDefault="00652226" w:rsidP="00075F21">
            <w:pPr>
              <w:jc w:val="center"/>
            </w:pPr>
            <w:proofErr w:type="spellStart"/>
            <w:r>
              <w:rPr>
                <w:rFonts w:ascii="Lucida Console" w:hAnsi="Lucida Console"/>
                <w:sz w:val="20"/>
                <w:szCs w:val="20"/>
              </w:rPr>
              <w:t>Sec</w:t>
            </w:r>
            <w:r w:rsidRPr="00FC1C1B">
              <w:rPr>
                <w:rFonts w:ascii="Lucida Console" w:hAnsi="Lucida Console"/>
                <w:sz w:val="20"/>
                <w:szCs w:val="20"/>
              </w:rPr>
              <w:t>MetTrkMvToHome</w:t>
            </w:r>
            <w:proofErr w:type="spellEnd"/>
          </w:p>
        </w:tc>
        <w:tc>
          <w:tcPr>
            <w:tcW w:w="7353" w:type="dxa"/>
            <w:vAlign w:val="center"/>
          </w:tcPr>
          <w:p w14:paraId="38745459" w14:textId="77777777" w:rsidR="00936778" w:rsidRDefault="001563BA">
            <w:r>
              <w:rPr>
                <w:rFonts w:ascii="Lucida Console" w:eastAsia="Times New Roman" w:hAnsi="Lucida Console" w:cs="Lucida Console"/>
                <w:sz w:val="20"/>
                <w:szCs w:val="20"/>
              </w:rPr>
              <w:t>20130715SecStatus20000</w:t>
            </w:r>
            <w:r w:rsidR="00652226">
              <w:rPr>
                <w:rFonts w:ascii="Lucida Console" w:eastAsia="Times New Roman" w:hAnsi="Lucida Console" w:cs="Lucida Console"/>
                <w:sz w:val="20"/>
                <w:szCs w:val="20"/>
              </w:rPr>
              <w:t>_3514_21</w:t>
            </w:r>
            <w:r>
              <w:rPr>
                <w:rFonts w:ascii="Lucida Console" w:eastAsia="Times New Roman" w:hAnsi="Lucida Console" w:cs="Lucida Console"/>
                <w:sz w:val="20"/>
                <w:szCs w:val="20"/>
              </w:rPr>
              <w:t>21</w:t>
            </w:r>
            <w:r w:rsidR="00652226">
              <w:rPr>
                <w:rFonts w:ascii="Lucida Console" w:eastAsia="Times New Roman" w:hAnsi="Lucida Console" w:cs="Lucida Console"/>
                <w:sz w:val="20"/>
                <w:szCs w:val="20"/>
              </w:rPr>
              <w:t>_tcp51_1.txt</w:t>
            </w:r>
          </w:p>
        </w:tc>
        <w:tc>
          <w:tcPr>
            <w:tcW w:w="927" w:type="dxa"/>
            <w:vAlign w:val="center"/>
          </w:tcPr>
          <w:p w14:paraId="3874545A" w14:textId="77777777" w:rsidR="00936778" w:rsidRDefault="00652226">
            <w:pPr>
              <w:jc w:val="center"/>
            </w:pPr>
            <w:r>
              <w:t>20000</w:t>
            </w:r>
          </w:p>
        </w:tc>
        <w:tc>
          <w:tcPr>
            <w:tcW w:w="900" w:type="dxa"/>
            <w:vAlign w:val="center"/>
          </w:tcPr>
          <w:p w14:paraId="3874545B" w14:textId="77777777" w:rsidR="00936778" w:rsidRDefault="00652226">
            <w:pPr>
              <w:jc w:val="center"/>
            </w:pPr>
            <w:r>
              <w:rPr>
                <w:rFonts w:ascii="Lucida Console" w:eastAsia="Times New Roman" w:hAnsi="Lucida Console" w:cs="Lucida Console"/>
                <w:sz w:val="20"/>
                <w:szCs w:val="20"/>
              </w:rPr>
              <w:t>0.000</w:t>
            </w:r>
          </w:p>
        </w:tc>
        <w:tc>
          <w:tcPr>
            <w:tcW w:w="990" w:type="dxa"/>
            <w:vAlign w:val="center"/>
          </w:tcPr>
          <w:p w14:paraId="3874545C" w14:textId="77777777" w:rsidR="00936778" w:rsidRDefault="00652226">
            <w:pPr>
              <w:jc w:val="center"/>
            </w:pPr>
            <w:r w:rsidRPr="00AB1CD5">
              <w:rPr>
                <w:rFonts w:ascii="Lucida Console" w:eastAsia="Times New Roman" w:hAnsi="Lucida Console" w:cs="Lucida Console"/>
                <w:sz w:val="20"/>
                <w:szCs w:val="20"/>
              </w:rPr>
              <w:t xml:space="preserve">195.97    </w:t>
            </w:r>
          </w:p>
        </w:tc>
        <w:tc>
          <w:tcPr>
            <w:tcW w:w="720" w:type="dxa"/>
            <w:shd w:val="clear" w:color="auto" w:fill="B8CCE4" w:themeFill="accent1" w:themeFillTint="66"/>
            <w:vAlign w:val="center"/>
          </w:tcPr>
          <w:p w14:paraId="3874545D" w14:textId="77777777" w:rsidR="00936778" w:rsidRDefault="00652226">
            <w:pPr>
              <w:jc w:val="center"/>
            </w:pPr>
            <w:r w:rsidRPr="00AB1CD5">
              <w:rPr>
                <w:rFonts w:ascii="Lucida Console" w:eastAsia="Times New Roman" w:hAnsi="Lucida Console" w:cs="Lucida Console"/>
                <w:sz w:val="20"/>
                <w:szCs w:val="20"/>
              </w:rPr>
              <w:t xml:space="preserve">7.86     </w:t>
            </w:r>
          </w:p>
        </w:tc>
        <w:tc>
          <w:tcPr>
            <w:tcW w:w="1062" w:type="dxa"/>
            <w:shd w:val="clear" w:color="auto" w:fill="B8CCE4" w:themeFill="accent1" w:themeFillTint="66"/>
            <w:vAlign w:val="center"/>
          </w:tcPr>
          <w:p w14:paraId="3874545E" w14:textId="77777777" w:rsidR="00936778" w:rsidRDefault="00652226">
            <w:pPr>
              <w:jc w:val="center"/>
            </w:pPr>
            <w:r w:rsidRPr="00AB1CD5">
              <w:rPr>
                <w:rFonts w:ascii="Lucida Console" w:eastAsia="Times New Roman" w:hAnsi="Lucida Console" w:cs="Lucida Console"/>
                <w:sz w:val="20"/>
                <w:szCs w:val="20"/>
              </w:rPr>
              <w:t>18.07</w:t>
            </w:r>
          </w:p>
        </w:tc>
      </w:tr>
      <w:tr w:rsidR="001563BA" w14:paraId="38745467" w14:textId="77777777" w:rsidTr="00AE5EF1">
        <w:tc>
          <w:tcPr>
            <w:tcW w:w="2304" w:type="dxa"/>
            <w:vAlign w:val="center"/>
          </w:tcPr>
          <w:p w14:paraId="38745460" w14:textId="77777777" w:rsidR="0061259A" w:rsidRDefault="0061259A" w:rsidP="00075F21">
            <w:pPr>
              <w:jc w:val="center"/>
            </w:pPr>
            <w:proofErr w:type="spellStart"/>
            <w:r>
              <w:rPr>
                <w:rFonts w:ascii="Lucida Console" w:hAnsi="Lucida Console"/>
                <w:sz w:val="20"/>
                <w:szCs w:val="20"/>
              </w:rPr>
              <w:t>Sec</w:t>
            </w:r>
            <w:r w:rsidRPr="00FC1C1B">
              <w:rPr>
                <w:rFonts w:ascii="Lucida Console" w:hAnsi="Lucida Console"/>
                <w:sz w:val="20"/>
                <w:szCs w:val="20"/>
              </w:rPr>
              <w:t>MetTrkMvToHome</w:t>
            </w:r>
            <w:proofErr w:type="spellEnd"/>
          </w:p>
        </w:tc>
        <w:tc>
          <w:tcPr>
            <w:tcW w:w="7353" w:type="dxa"/>
            <w:vAlign w:val="center"/>
          </w:tcPr>
          <w:p w14:paraId="38745461" w14:textId="77777777" w:rsidR="0061259A" w:rsidRDefault="0061259A" w:rsidP="009B65B2">
            <w:r>
              <w:rPr>
                <w:rFonts w:ascii="Lucida Console" w:eastAsia="Times New Roman" w:hAnsi="Lucida Console" w:cs="Lucida Console"/>
                <w:sz w:val="20"/>
                <w:szCs w:val="20"/>
              </w:rPr>
              <w:t>20130</w:t>
            </w:r>
            <w:r w:rsidR="001563BA">
              <w:rPr>
                <w:rFonts w:ascii="Lucida Console" w:eastAsia="Times New Roman" w:hAnsi="Lucida Console" w:cs="Lucida Console"/>
                <w:sz w:val="20"/>
                <w:szCs w:val="20"/>
              </w:rPr>
              <w:t>715</w:t>
            </w:r>
            <w:r>
              <w:rPr>
                <w:rFonts w:ascii="Lucida Console" w:eastAsia="Times New Roman" w:hAnsi="Lucida Console" w:cs="Lucida Console"/>
                <w:sz w:val="20"/>
                <w:szCs w:val="20"/>
              </w:rPr>
              <w:t>SecStatus_3514_2121_tcp51_2.txt</w:t>
            </w:r>
          </w:p>
        </w:tc>
        <w:tc>
          <w:tcPr>
            <w:tcW w:w="927" w:type="dxa"/>
            <w:vAlign w:val="center"/>
          </w:tcPr>
          <w:p w14:paraId="38745462" w14:textId="77777777" w:rsidR="00936778" w:rsidRDefault="0061259A">
            <w:pPr>
              <w:jc w:val="center"/>
            </w:pPr>
            <w:r>
              <w:t>20000</w:t>
            </w:r>
          </w:p>
        </w:tc>
        <w:tc>
          <w:tcPr>
            <w:tcW w:w="900" w:type="dxa"/>
            <w:vAlign w:val="center"/>
          </w:tcPr>
          <w:p w14:paraId="38745463" w14:textId="77777777" w:rsidR="00936778" w:rsidRDefault="0061259A">
            <w:pPr>
              <w:jc w:val="center"/>
            </w:pPr>
            <w:r w:rsidRPr="00F3204C">
              <w:rPr>
                <w:rFonts w:ascii="Lucida Console" w:eastAsia="Times New Roman" w:hAnsi="Lucida Console" w:cs="Lucida Console"/>
                <w:sz w:val="20"/>
                <w:szCs w:val="20"/>
              </w:rPr>
              <w:t xml:space="preserve">0.000    </w:t>
            </w:r>
          </w:p>
        </w:tc>
        <w:tc>
          <w:tcPr>
            <w:tcW w:w="990" w:type="dxa"/>
            <w:vAlign w:val="center"/>
          </w:tcPr>
          <w:p w14:paraId="38745464" w14:textId="77777777" w:rsidR="00936778" w:rsidRDefault="0061259A">
            <w:pPr>
              <w:jc w:val="center"/>
            </w:pPr>
            <w:r w:rsidRPr="00F3204C">
              <w:rPr>
                <w:rFonts w:ascii="Lucida Console" w:eastAsia="Times New Roman" w:hAnsi="Lucida Console" w:cs="Lucida Console"/>
                <w:sz w:val="20"/>
                <w:szCs w:val="20"/>
              </w:rPr>
              <w:t xml:space="preserve">205.97    </w:t>
            </w:r>
          </w:p>
        </w:tc>
        <w:tc>
          <w:tcPr>
            <w:tcW w:w="720" w:type="dxa"/>
            <w:shd w:val="clear" w:color="auto" w:fill="B8CCE4" w:themeFill="accent1" w:themeFillTint="66"/>
            <w:vAlign w:val="center"/>
          </w:tcPr>
          <w:p w14:paraId="38745465" w14:textId="77777777" w:rsidR="00936778" w:rsidRDefault="0061259A">
            <w:pPr>
              <w:jc w:val="center"/>
            </w:pPr>
            <w:r w:rsidRPr="00F3204C">
              <w:rPr>
                <w:rFonts w:ascii="Lucida Console" w:eastAsia="Times New Roman" w:hAnsi="Lucida Console" w:cs="Lucida Console"/>
                <w:sz w:val="20"/>
                <w:szCs w:val="20"/>
              </w:rPr>
              <w:t xml:space="preserve">8.04     </w:t>
            </w:r>
          </w:p>
        </w:tc>
        <w:tc>
          <w:tcPr>
            <w:tcW w:w="1062" w:type="dxa"/>
            <w:shd w:val="clear" w:color="auto" w:fill="B8CCE4" w:themeFill="accent1" w:themeFillTint="66"/>
            <w:vAlign w:val="center"/>
          </w:tcPr>
          <w:p w14:paraId="38745466" w14:textId="77777777" w:rsidR="00936778" w:rsidRDefault="0061259A">
            <w:pPr>
              <w:jc w:val="center"/>
            </w:pPr>
            <w:r w:rsidRPr="00F3204C">
              <w:rPr>
                <w:rFonts w:ascii="Lucida Console" w:eastAsia="Times New Roman" w:hAnsi="Lucida Console" w:cs="Lucida Console"/>
                <w:sz w:val="20"/>
                <w:szCs w:val="20"/>
              </w:rPr>
              <w:t xml:space="preserve">18.04  </w:t>
            </w:r>
          </w:p>
        </w:tc>
      </w:tr>
      <w:tr w:rsidR="00723622" w14:paraId="3874546F" w14:textId="77777777" w:rsidTr="00723622">
        <w:trPr>
          <w:trHeight w:val="611"/>
        </w:trPr>
        <w:tc>
          <w:tcPr>
            <w:tcW w:w="2304" w:type="dxa"/>
            <w:vAlign w:val="center"/>
          </w:tcPr>
          <w:p w14:paraId="38745468" w14:textId="77777777" w:rsidR="00723622" w:rsidRDefault="00723622" w:rsidP="00075F21">
            <w:pPr>
              <w:jc w:val="center"/>
            </w:pPr>
            <w:proofErr w:type="spellStart"/>
            <w:r>
              <w:rPr>
                <w:rFonts w:ascii="Lucida Console" w:hAnsi="Lucida Console"/>
                <w:sz w:val="20"/>
                <w:szCs w:val="20"/>
              </w:rPr>
              <w:t>Sec</w:t>
            </w:r>
            <w:r w:rsidRPr="00FC1C1B">
              <w:rPr>
                <w:rFonts w:ascii="Lucida Console" w:hAnsi="Lucida Console"/>
                <w:sz w:val="20"/>
                <w:szCs w:val="20"/>
              </w:rPr>
              <w:t>MetTrkMvToHome</w:t>
            </w:r>
            <w:proofErr w:type="spellEnd"/>
          </w:p>
        </w:tc>
        <w:tc>
          <w:tcPr>
            <w:tcW w:w="7353" w:type="dxa"/>
            <w:vAlign w:val="center"/>
          </w:tcPr>
          <w:p w14:paraId="38745469" w14:textId="77777777" w:rsidR="00723622" w:rsidRDefault="00723622" w:rsidP="00075F21">
            <w:r>
              <w:rPr>
                <w:rFonts w:ascii="Lucida Console" w:eastAsia="Times New Roman" w:hAnsi="Lucida Console" w:cs="Lucida Console"/>
                <w:sz w:val="20"/>
                <w:szCs w:val="20"/>
              </w:rPr>
              <w:t>20130715SecStatus_3514_21</w:t>
            </w:r>
            <w:r w:rsidR="00950080">
              <w:rPr>
                <w:rFonts w:ascii="Lucida Console" w:eastAsia="Times New Roman" w:hAnsi="Lucida Console" w:cs="Lucida Console"/>
                <w:sz w:val="20"/>
                <w:szCs w:val="20"/>
              </w:rPr>
              <w:t>21</w:t>
            </w:r>
            <w:r>
              <w:rPr>
                <w:rFonts w:ascii="Lucida Console" w:eastAsia="Times New Roman" w:hAnsi="Lucida Console" w:cs="Lucida Console"/>
                <w:sz w:val="20"/>
                <w:szCs w:val="20"/>
              </w:rPr>
              <w:t>_tcp51_3.txt</w:t>
            </w:r>
          </w:p>
        </w:tc>
        <w:tc>
          <w:tcPr>
            <w:tcW w:w="927" w:type="dxa"/>
            <w:vAlign w:val="center"/>
          </w:tcPr>
          <w:p w14:paraId="3874546A" w14:textId="77777777" w:rsidR="00936778" w:rsidRDefault="00723622">
            <w:pPr>
              <w:jc w:val="center"/>
            </w:pPr>
            <w:r>
              <w:t>20000</w:t>
            </w:r>
          </w:p>
        </w:tc>
        <w:tc>
          <w:tcPr>
            <w:tcW w:w="900" w:type="dxa"/>
            <w:vAlign w:val="center"/>
          </w:tcPr>
          <w:p w14:paraId="3874546B" w14:textId="77777777" w:rsidR="00936778" w:rsidRDefault="00723622">
            <w:pPr>
              <w:jc w:val="center"/>
            </w:pPr>
            <w:r w:rsidRPr="00EA284F">
              <w:rPr>
                <w:rFonts w:ascii="Lucida Console" w:eastAsia="Times New Roman" w:hAnsi="Lucida Console" w:cs="Lucida Console"/>
                <w:sz w:val="20"/>
                <w:szCs w:val="20"/>
              </w:rPr>
              <w:t xml:space="preserve">0.000    </w:t>
            </w:r>
          </w:p>
        </w:tc>
        <w:tc>
          <w:tcPr>
            <w:tcW w:w="990" w:type="dxa"/>
            <w:vAlign w:val="center"/>
          </w:tcPr>
          <w:p w14:paraId="3874546C" w14:textId="77777777" w:rsidR="00936778" w:rsidRDefault="00723622">
            <w:pPr>
              <w:jc w:val="center"/>
            </w:pPr>
            <w:r w:rsidRPr="00EA284F">
              <w:rPr>
                <w:rFonts w:ascii="Lucida Console" w:eastAsia="Times New Roman" w:hAnsi="Lucida Console" w:cs="Lucida Console"/>
                <w:sz w:val="20"/>
                <w:szCs w:val="20"/>
              </w:rPr>
              <w:t xml:space="preserve">205.97    </w:t>
            </w:r>
          </w:p>
        </w:tc>
        <w:tc>
          <w:tcPr>
            <w:tcW w:w="720" w:type="dxa"/>
            <w:shd w:val="clear" w:color="auto" w:fill="B8CCE4" w:themeFill="accent1" w:themeFillTint="66"/>
            <w:vAlign w:val="center"/>
          </w:tcPr>
          <w:p w14:paraId="3874546D" w14:textId="77777777" w:rsidR="00936778" w:rsidRDefault="00723622">
            <w:pPr>
              <w:jc w:val="center"/>
            </w:pPr>
            <w:r w:rsidRPr="00EA284F">
              <w:rPr>
                <w:rFonts w:ascii="Lucida Console" w:eastAsia="Times New Roman" w:hAnsi="Lucida Console" w:cs="Lucida Console"/>
                <w:sz w:val="20"/>
                <w:szCs w:val="20"/>
              </w:rPr>
              <w:t xml:space="preserve">8.10     </w:t>
            </w:r>
          </w:p>
        </w:tc>
        <w:tc>
          <w:tcPr>
            <w:tcW w:w="1062" w:type="dxa"/>
            <w:shd w:val="clear" w:color="auto" w:fill="B8CCE4" w:themeFill="accent1" w:themeFillTint="66"/>
            <w:vAlign w:val="center"/>
          </w:tcPr>
          <w:p w14:paraId="3874546E" w14:textId="77777777" w:rsidR="00936778" w:rsidRDefault="00723622">
            <w:pPr>
              <w:jc w:val="center"/>
            </w:pPr>
            <w:r w:rsidRPr="00EA284F">
              <w:rPr>
                <w:rFonts w:ascii="Lucida Console" w:eastAsia="Times New Roman" w:hAnsi="Lucida Console" w:cs="Lucida Console"/>
                <w:sz w:val="20"/>
                <w:szCs w:val="20"/>
              </w:rPr>
              <w:t xml:space="preserve">18.02 </w:t>
            </w:r>
          </w:p>
        </w:tc>
      </w:tr>
    </w:tbl>
    <w:p w14:paraId="38745470" w14:textId="77777777" w:rsidR="00667F09" w:rsidRDefault="00667F09">
      <w:pPr>
        <w:spacing w:after="0" w:line="240" w:lineRule="auto"/>
        <w:rPr>
          <w:rFonts w:ascii="Lucida Console" w:eastAsia="Times New Roman" w:hAnsi="Lucida Console" w:cs="Lucida Console"/>
          <w:sz w:val="20"/>
          <w:szCs w:val="20"/>
        </w:rPr>
      </w:pPr>
    </w:p>
    <w:p w14:paraId="38745471" w14:textId="77777777" w:rsidR="00433616" w:rsidRDefault="00433616" w:rsidP="00814A0D">
      <w:pPr>
        <w:autoSpaceDE w:val="0"/>
        <w:autoSpaceDN w:val="0"/>
        <w:adjustRightInd w:val="0"/>
        <w:spacing w:after="0" w:line="240" w:lineRule="auto"/>
        <w:ind w:left="720"/>
        <w:rPr>
          <w:rFonts w:ascii="Lucida Console" w:eastAsia="Times New Roman" w:hAnsi="Lucida Console" w:cs="Lucida Console"/>
          <w:sz w:val="20"/>
          <w:szCs w:val="20"/>
        </w:rPr>
      </w:pPr>
    </w:p>
    <w:p w14:paraId="38745472" w14:textId="77777777" w:rsidR="00720875" w:rsidRDefault="00720875">
      <w:pPr>
        <w:spacing w:after="0" w:line="240" w:lineRule="auto"/>
        <w:rPr>
          <w:b/>
          <w:kern w:val="28"/>
        </w:rPr>
      </w:pPr>
      <w:r>
        <w:br w:type="page"/>
      </w:r>
    </w:p>
    <w:p w14:paraId="38745473" w14:textId="77777777" w:rsidR="00433616" w:rsidRDefault="0034694B" w:rsidP="00F61145">
      <w:pPr>
        <w:pStyle w:val="Heading3"/>
        <w:numPr>
          <w:ilvl w:val="2"/>
          <w:numId w:val="2"/>
        </w:numPr>
        <w:tabs>
          <w:tab w:val="clear" w:pos="2502"/>
        </w:tabs>
      </w:pPr>
      <w:bookmarkStart w:id="124" w:name="_Toc354401858"/>
      <w:r w:rsidRPr="0034694B">
        <w:lastRenderedPageBreak/>
        <w:t xml:space="preserve">Basic Communications – 2514 vs. 3514 </w:t>
      </w:r>
      <w:r w:rsidR="000142A5">
        <w:t>Command-Response</w:t>
      </w:r>
      <w:r w:rsidR="000142A5" w:rsidRPr="0034694B">
        <w:t xml:space="preserve"> </w:t>
      </w:r>
      <w:r w:rsidR="005F2D81">
        <w:t xml:space="preserve">Probability Density </w:t>
      </w:r>
      <w:r w:rsidR="00F7123A">
        <w:t>Plot</w:t>
      </w:r>
      <w:r w:rsidR="006A7A7E">
        <w:t xml:space="preserve"> </w:t>
      </w:r>
      <w:r w:rsidRPr="0034694B">
        <w:t>Comparison</w:t>
      </w:r>
      <w:r w:rsidR="00F7123A">
        <w:t>s</w:t>
      </w:r>
      <w:r w:rsidRPr="0034694B">
        <w:t xml:space="preserve"> – Secondary Arm</w:t>
      </w:r>
      <w:bookmarkEnd w:id="124"/>
    </w:p>
    <w:tbl>
      <w:tblPr>
        <w:tblStyle w:val="TableGrid"/>
        <w:tblW w:w="0" w:type="auto"/>
        <w:tblLook w:val="04A0" w:firstRow="1" w:lastRow="0" w:firstColumn="1" w:lastColumn="0" w:noHBand="0" w:noVBand="1"/>
      </w:tblPr>
      <w:tblGrid>
        <w:gridCol w:w="7740"/>
        <w:gridCol w:w="7740"/>
      </w:tblGrid>
      <w:tr w:rsidR="005F2D81" w14:paraId="38745476" w14:textId="77777777" w:rsidTr="005F2D81">
        <w:trPr>
          <w:cantSplit/>
          <w:tblHeader/>
        </w:trPr>
        <w:tc>
          <w:tcPr>
            <w:tcW w:w="7740" w:type="dxa"/>
            <w:shd w:val="clear" w:color="auto" w:fill="BFBFBF" w:themeFill="background1" w:themeFillShade="BF"/>
          </w:tcPr>
          <w:p w14:paraId="38745474" w14:textId="77777777" w:rsidR="005F2D81" w:rsidRPr="005F2D81" w:rsidRDefault="005F2D81" w:rsidP="005F2D81">
            <w:pPr>
              <w:jc w:val="center"/>
              <w:rPr>
                <w:b/>
                <w:highlight w:val="lightGray"/>
              </w:rPr>
            </w:pPr>
            <w:r w:rsidRPr="005F2D81">
              <w:rPr>
                <w:b/>
                <w:highlight w:val="lightGray"/>
              </w:rPr>
              <w:t>Secondary Arm 2514</w:t>
            </w:r>
          </w:p>
        </w:tc>
        <w:tc>
          <w:tcPr>
            <w:tcW w:w="7740" w:type="dxa"/>
            <w:shd w:val="clear" w:color="auto" w:fill="BFBFBF" w:themeFill="background1" w:themeFillShade="BF"/>
          </w:tcPr>
          <w:p w14:paraId="38745475" w14:textId="77777777" w:rsidR="005F2D81" w:rsidRPr="005F2D81" w:rsidRDefault="005F2D81" w:rsidP="005F2D81">
            <w:pPr>
              <w:jc w:val="center"/>
              <w:rPr>
                <w:b/>
                <w:highlight w:val="lightGray"/>
              </w:rPr>
            </w:pPr>
            <w:r w:rsidRPr="005F2D81">
              <w:rPr>
                <w:b/>
                <w:highlight w:val="lightGray"/>
              </w:rPr>
              <w:t>Secondary Arm 3514</w:t>
            </w:r>
          </w:p>
        </w:tc>
      </w:tr>
      <w:tr w:rsidR="005F2D81" w14:paraId="38745479" w14:textId="77777777" w:rsidTr="005F2D81">
        <w:tc>
          <w:tcPr>
            <w:tcW w:w="7740" w:type="dxa"/>
          </w:tcPr>
          <w:p w14:paraId="38745477" w14:textId="77777777" w:rsidR="005F2D81" w:rsidRDefault="002C0D48" w:rsidP="005F2D81">
            <w:r>
              <w:rPr>
                <w:noProof/>
              </w:rPr>
              <w:drawing>
                <wp:inline distT="0" distB="0" distL="0" distR="0" wp14:anchorId="38745AB8" wp14:editId="38745AB9">
                  <wp:extent cx="4572000" cy="4572000"/>
                  <wp:effectExtent l="19050" t="0" r="0" b="0"/>
                  <wp:docPr id="240" name="Picture 26" descr="C:\WireSharkCaptures\20121217SecStatus20000_2514_tcp51.txt_SecondaryHome--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WireSharkCaptures\20121217SecStatus20000_2514_tcp51.txt_SecondaryHome--SecondaryHome_dens.png"/>
                          <pic:cNvPicPr>
                            <a:picLocks noChangeAspect="1" noChangeArrowheads="1"/>
                          </pic:cNvPicPr>
                        </pic:nvPicPr>
                        <pic:blipFill>
                          <a:blip r:embed="rId3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740" w:type="dxa"/>
          </w:tcPr>
          <w:p w14:paraId="38745478" w14:textId="77777777" w:rsidR="005F2D81" w:rsidRDefault="00844798" w:rsidP="005F2D81">
            <w:r>
              <w:rPr>
                <w:noProof/>
              </w:rPr>
              <w:drawing>
                <wp:inline distT="0" distB="0" distL="0" distR="0" wp14:anchorId="38745ABA" wp14:editId="38745ABB">
                  <wp:extent cx="4572000" cy="4572000"/>
                  <wp:effectExtent l="19050" t="0" r="0" b="0"/>
                  <wp:docPr id="43" name="Picture 8" descr="C:\WireSharkCaptures\20130715StatusSecondary20000_3514_2121_tcp51.txt_SecondaryHome--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reSharkCaptures\20130715StatusSecondary20000_3514_2121_tcp51.txt_SecondaryHome--SecondaryHome_dens.png"/>
                          <pic:cNvPicPr>
                            <a:picLocks noChangeAspect="1" noChangeArrowheads="1"/>
                          </pic:cNvPicPr>
                        </pic:nvPicPr>
                        <pic:blipFill>
                          <a:blip r:embed="rId3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5F2D81" w14:paraId="3874547C" w14:textId="77777777" w:rsidTr="005F2D81">
        <w:tc>
          <w:tcPr>
            <w:tcW w:w="7740" w:type="dxa"/>
          </w:tcPr>
          <w:p w14:paraId="3874547A" w14:textId="77777777" w:rsidR="005F2D81" w:rsidRDefault="008E5C42" w:rsidP="005F2D81">
            <w:r>
              <w:rPr>
                <w:noProof/>
              </w:rPr>
              <w:lastRenderedPageBreak/>
              <w:drawing>
                <wp:inline distT="0" distB="0" distL="0" distR="0" wp14:anchorId="38745ABC" wp14:editId="38745ABD">
                  <wp:extent cx="4572000" cy="4572000"/>
                  <wp:effectExtent l="19050" t="0" r="0" b="0"/>
                  <wp:docPr id="243" name="Picture 29" descr="C:\WireSharkCaptures\20121218SecStatus20000_2514_tcp51.txt_SecondaryHome--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WireSharkCaptures\20121218SecStatus20000_2514_tcp51.txt_SecondaryHome--SecondaryHome_dens.png"/>
                          <pic:cNvPicPr>
                            <a:picLocks noChangeAspect="1" noChangeArrowheads="1"/>
                          </pic:cNvPicPr>
                        </pic:nvPicPr>
                        <pic:blipFill>
                          <a:blip r:embed="rId3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740" w:type="dxa"/>
          </w:tcPr>
          <w:p w14:paraId="3874547B" w14:textId="77777777" w:rsidR="005F2D81" w:rsidRDefault="00844798" w:rsidP="005F2D81">
            <w:r>
              <w:rPr>
                <w:noProof/>
              </w:rPr>
              <w:drawing>
                <wp:inline distT="0" distB="0" distL="0" distR="0" wp14:anchorId="38745ABE" wp14:editId="38745ABF">
                  <wp:extent cx="4572000" cy="4572000"/>
                  <wp:effectExtent l="19050" t="0" r="0" b="0"/>
                  <wp:docPr id="48" name="Picture 8" descr="C:\WireSharkCaptures\20130715SecStatus_3514_2121_tcp51_2.txt_SecondaryHome--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reSharkCaptures\20130715SecStatus_3514_2121_tcp51_2.txt_SecondaryHome--SecondaryHome_dens.png"/>
                          <pic:cNvPicPr>
                            <a:picLocks noChangeAspect="1" noChangeArrowheads="1"/>
                          </pic:cNvPicPr>
                        </pic:nvPicPr>
                        <pic:blipFill>
                          <a:blip r:embed="rId3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5F2D81" w14:paraId="3874547F" w14:textId="77777777" w:rsidTr="005F2D81">
        <w:tc>
          <w:tcPr>
            <w:tcW w:w="7740" w:type="dxa"/>
          </w:tcPr>
          <w:p w14:paraId="3874547D" w14:textId="77777777" w:rsidR="005F2D81" w:rsidRDefault="008E5C42" w:rsidP="005F2D81">
            <w:r>
              <w:rPr>
                <w:noProof/>
              </w:rPr>
              <w:lastRenderedPageBreak/>
              <w:drawing>
                <wp:inline distT="0" distB="0" distL="0" distR="0" wp14:anchorId="38745AC0" wp14:editId="38745AC1">
                  <wp:extent cx="4572000" cy="4572000"/>
                  <wp:effectExtent l="19050" t="0" r="0" b="0"/>
                  <wp:docPr id="242" name="Picture 28" descr="C:\WireSharkCaptures\20121218SecStatus20000_2514_tcp51_2.txt_SecondaryHome--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ireSharkCaptures\20121218SecStatus20000_2514_tcp51_2.txt_SecondaryHome--SecondaryHome_dens.png"/>
                          <pic:cNvPicPr>
                            <a:picLocks noChangeAspect="1" noChangeArrowheads="1"/>
                          </pic:cNvPicPr>
                        </pic:nvPicPr>
                        <pic:blipFill>
                          <a:blip r:embed="rId3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740" w:type="dxa"/>
          </w:tcPr>
          <w:p w14:paraId="3874547E" w14:textId="77777777" w:rsidR="005F2D81" w:rsidRDefault="006574DE" w:rsidP="0060625D">
            <w:r>
              <w:rPr>
                <w:noProof/>
              </w:rPr>
              <w:t xml:space="preserve">   </w:t>
            </w:r>
            <w:r w:rsidR="00844798">
              <w:rPr>
                <w:noProof/>
              </w:rPr>
              <w:drawing>
                <wp:inline distT="0" distB="0" distL="0" distR="0" wp14:anchorId="38745AC2" wp14:editId="38745AC3">
                  <wp:extent cx="4572000" cy="4572000"/>
                  <wp:effectExtent l="19050" t="0" r="0" b="0"/>
                  <wp:docPr id="47" name="Picture 7" descr="C:\WireSharkCaptures\20130715SecStatus_3514_2121_tcp51_3.txt_SecondaryHome--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reSharkCaptures\20130715SecStatus_3514_2121_tcp51_3.txt_SecondaryHome--SecondaryHome_dens.png"/>
                          <pic:cNvPicPr>
                            <a:picLocks noChangeAspect="1" noChangeArrowheads="1"/>
                          </pic:cNvPicPr>
                        </pic:nvPicPr>
                        <pic:blipFill>
                          <a:blip r:embed="rId3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bl>
    <w:p w14:paraId="38745480" w14:textId="77777777" w:rsidR="005F2D81" w:rsidRPr="005F2D81" w:rsidRDefault="005F2D81" w:rsidP="005F2D81"/>
    <w:p w14:paraId="38745481" w14:textId="77777777" w:rsidR="00806E5C" w:rsidRDefault="00806E5C">
      <w:pPr>
        <w:spacing w:after="0" w:line="240" w:lineRule="auto"/>
        <w:rPr>
          <w:b/>
          <w:kern w:val="28"/>
        </w:rPr>
      </w:pPr>
      <w:r>
        <w:br w:type="page"/>
      </w:r>
    </w:p>
    <w:p w14:paraId="38745482" w14:textId="77777777" w:rsidR="005F2D81" w:rsidRPr="005F2D81" w:rsidRDefault="005F2D81" w:rsidP="005F2D81">
      <w:pPr>
        <w:pStyle w:val="Heading3"/>
        <w:numPr>
          <w:ilvl w:val="2"/>
          <w:numId w:val="2"/>
        </w:numPr>
        <w:tabs>
          <w:tab w:val="clear" w:pos="2502"/>
        </w:tabs>
      </w:pPr>
      <w:bookmarkStart w:id="125" w:name="_Toc354401859"/>
      <w:r w:rsidRPr="0034694B">
        <w:lastRenderedPageBreak/>
        <w:t xml:space="preserve">Basic Communications – 2514 vs. 3514 </w:t>
      </w:r>
      <w:r>
        <w:t>Command-Response</w:t>
      </w:r>
      <w:r w:rsidRPr="0034694B">
        <w:t xml:space="preserve"> </w:t>
      </w:r>
      <w:r>
        <w:t xml:space="preserve">Plot </w:t>
      </w:r>
      <w:r w:rsidRPr="0034694B">
        <w:t>Comparison</w:t>
      </w:r>
      <w:r>
        <w:t>s</w:t>
      </w:r>
      <w:r w:rsidRPr="0034694B">
        <w:t xml:space="preserve"> – Secondary Arm</w:t>
      </w:r>
      <w:bookmarkEnd w:id="125"/>
    </w:p>
    <w:tbl>
      <w:tblPr>
        <w:tblStyle w:val="TableGrid"/>
        <w:tblW w:w="15123" w:type="dxa"/>
        <w:jc w:val="center"/>
        <w:tblLayout w:type="fixed"/>
        <w:tblCellMar>
          <w:top w:w="115" w:type="dxa"/>
          <w:left w:w="115" w:type="dxa"/>
          <w:bottom w:w="115" w:type="dxa"/>
          <w:right w:w="115" w:type="dxa"/>
        </w:tblCellMar>
        <w:tblLook w:val="04A0" w:firstRow="1" w:lastRow="0" w:firstColumn="1" w:lastColumn="0" w:noHBand="0" w:noVBand="1"/>
      </w:tblPr>
      <w:tblGrid>
        <w:gridCol w:w="7563"/>
        <w:gridCol w:w="7560"/>
      </w:tblGrid>
      <w:tr w:rsidR="0034694B" w14:paraId="38745485" w14:textId="77777777" w:rsidTr="00761F5E">
        <w:trPr>
          <w:cantSplit/>
          <w:tblHeader/>
          <w:jc w:val="center"/>
        </w:trPr>
        <w:tc>
          <w:tcPr>
            <w:tcW w:w="7563" w:type="dxa"/>
            <w:shd w:val="clear" w:color="auto" w:fill="D9D9D9" w:themeFill="background1" w:themeFillShade="D9"/>
          </w:tcPr>
          <w:p w14:paraId="38745483" w14:textId="77777777" w:rsidR="0034694B" w:rsidRPr="0034694B" w:rsidRDefault="0034694B" w:rsidP="0034694B">
            <w:pPr>
              <w:jc w:val="center"/>
              <w:rPr>
                <w:b/>
              </w:rPr>
            </w:pPr>
            <w:r w:rsidRPr="0034694B">
              <w:rPr>
                <w:b/>
              </w:rPr>
              <w:t xml:space="preserve">Secondary </w:t>
            </w:r>
            <w:r w:rsidR="0063430E">
              <w:rPr>
                <w:b/>
              </w:rPr>
              <w:t xml:space="preserve">Arm </w:t>
            </w:r>
            <w:r w:rsidRPr="0034694B">
              <w:rPr>
                <w:b/>
              </w:rPr>
              <w:t>2514</w:t>
            </w:r>
          </w:p>
        </w:tc>
        <w:tc>
          <w:tcPr>
            <w:tcW w:w="7560" w:type="dxa"/>
            <w:shd w:val="clear" w:color="auto" w:fill="D9D9D9" w:themeFill="background1" w:themeFillShade="D9"/>
          </w:tcPr>
          <w:p w14:paraId="38745484" w14:textId="77777777" w:rsidR="0034694B" w:rsidRPr="0034694B" w:rsidRDefault="0034694B" w:rsidP="0034694B">
            <w:pPr>
              <w:jc w:val="center"/>
              <w:rPr>
                <w:b/>
              </w:rPr>
            </w:pPr>
            <w:r w:rsidRPr="0034694B">
              <w:rPr>
                <w:b/>
              </w:rPr>
              <w:t xml:space="preserve">Secondary </w:t>
            </w:r>
            <w:r w:rsidR="0063430E">
              <w:rPr>
                <w:b/>
              </w:rPr>
              <w:t xml:space="preserve">Arm </w:t>
            </w:r>
            <w:r w:rsidRPr="0034694B">
              <w:rPr>
                <w:b/>
              </w:rPr>
              <w:t>3514</w:t>
            </w:r>
          </w:p>
        </w:tc>
      </w:tr>
      <w:tr w:rsidR="000023AC" w14:paraId="38745488" w14:textId="77777777" w:rsidTr="00761F5E">
        <w:trPr>
          <w:jc w:val="center"/>
        </w:trPr>
        <w:tc>
          <w:tcPr>
            <w:tcW w:w="7563" w:type="dxa"/>
          </w:tcPr>
          <w:p w14:paraId="38745486" w14:textId="77777777" w:rsidR="000023AC" w:rsidRDefault="000023AC" w:rsidP="00E35C9B">
            <w:r w:rsidRPr="000023AC">
              <w:rPr>
                <w:noProof/>
              </w:rPr>
              <w:drawing>
                <wp:inline distT="0" distB="0" distL="0" distR="0" wp14:anchorId="38745AC4" wp14:editId="38745AC5">
                  <wp:extent cx="4572000" cy="2286000"/>
                  <wp:effectExtent l="19050" t="0" r="0" b="0"/>
                  <wp:docPr id="227" name="Picture 20" descr="20121217SecStatus20000_2514_tcp51.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17SecStatus20000_2514_tcp51.txt_SecondaryHome--SecondaryHome.png"/>
                          <pic:cNvPicPr/>
                        </pic:nvPicPr>
                        <pic:blipFill>
                          <a:blip r:embed="rId36" cstate="print"/>
                          <a:stretch>
                            <a:fillRect/>
                          </a:stretch>
                        </pic:blipFill>
                        <pic:spPr>
                          <a:xfrm>
                            <a:off x="0" y="0"/>
                            <a:ext cx="4572000" cy="2286000"/>
                          </a:xfrm>
                          <a:prstGeom prst="rect">
                            <a:avLst/>
                          </a:prstGeom>
                        </pic:spPr>
                      </pic:pic>
                    </a:graphicData>
                  </a:graphic>
                </wp:inline>
              </w:drawing>
            </w:r>
          </w:p>
        </w:tc>
        <w:tc>
          <w:tcPr>
            <w:tcW w:w="7560" w:type="dxa"/>
          </w:tcPr>
          <w:p w14:paraId="38745487" w14:textId="77777777" w:rsidR="000023AC" w:rsidRDefault="00844798" w:rsidP="00E35C9B">
            <w:r>
              <w:rPr>
                <w:noProof/>
              </w:rPr>
              <w:drawing>
                <wp:inline distT="0" distB="0" distL="0" distR="0" wp14:anchorId="38745AC6" wp14:editId="38745AC7">
                  <wp:extent cx="4572000" cy="2286000"/>
                  <wp:effectExtent l="19050" t="0" r="0" b="0"/>
                  <wp:docPr id="45" name="Picture 10" descr="C:\WireSharkCaptures\20130715StatusSecondary20000_3514_2121_tcp51.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30715StatusSecondary20000_3514_2121_tcp51.txt_SecondaryHome--SecondaryHome.png"/>
                          <pic:cNvPicPr>
                            <a:picLocks noChangeAspect="1" noChangeArrowheads="1"/>
                          </pic:cNvPicPr>
                        </pic:nvPicPr>
                        <pic:blipFill>
                          <a:blip r:embed="rId3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023AC" w14:paraId="3874548B" w14:textId="77777777" w:rsidTr="00761F5E">
        <w:trPr>
          <w:jc w:val="center"/>
        </w:trPr>
        <w:tc>
          <w:tcPr>
            <w:tcW w:w="7563" w:type="dxa"/>
          </w:tcPr>
          <w:p w14:paraId="38745489" w14:textId="77777777" w:rsidR="000023AC" w:rsidRDefault="000023AC" w:rsidP="00E35C9B">
            <w:r w:rsidRPr="000023AC">
              <w:rPr>
                <w:noProof/>
              </w:rPr>
              <w:lastRenderedPageBreak/>
              <w:drawing>
                <wp:inline distT="0" distB="0" distL="0" distR="0" wp14:anchorId="38745AC8" wp14:editId="38745AC9">
                  <wp:extent cx="4572000" cy="2286000"/>
                  <wp:effectExtent l="19050" t="0" r="0" b="0"/>
                  <wp:docPr id="228" name="Picture 22" descr="20121217SecStatus20000_3514_tcp51_2.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17SecStatus20000_3514_tcp51_2.txt_SecondaryHome--SecondaryHome.png"/>
                          <pic:cNvPicPr/>
                        </pic:nvPicPr>
                        <pic:blipFill>
                          <a:blip r:embed="rId38" cstate="print"/>
                          <a:stretch>
                            <a:fillRect/>
                          </a:stretch>
                        </pic:blipFill>
                        <pic:spPr>
                          <a:xfrm>
                            <a:off x="0" y="0"/>
                            <a:ext cx="4572000" cy="2286000"/>
                          </a:xfrm>
                          <a:prstGeom prst="rect">
                            <a:avLst/>
                          </a:prstGeom>
                        </pic:spPr>
                      </pic:pic>
                    </a:graphicData>
                  </a:graphic>
                </wp:inline>
              </w:drawing>
            </w:r>
          </w:p>
        </w:tc>
        <w:tc>
          <w:tcPr>
            <w:tcW w:w="7560" w:type="dxa"/>
          </w:tcPr>
          <w:p w14:paraId="3874548A" w14:textId="77777777" w:rsidR="000023AC" w:rsidRDefault="00844798" w:rsidP="00E35C9B">
            <w:r>
              <w:rPr>
                <w:noProof/>
              </w:rPr>
              <w:drawing>
                <wp:inline distT="0" distB="0" distL="0" distR="0" wp14:anchorId="38745ACA" wp14:editId="38745ACB">
                  <wp:extent cx="4572000" cy="2286000"/>
                  <wp:effectExtent l="19050" t="0" r="0" b="0"/>
                  <wp:docPr id="53" name="Picture 10" descr="C:\WireSharkCaptures\20130715SecStatus_3514_2121_tcp51_2.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30715SecStatus_3514_2121_tcp51_2.txt_SecondaryHome--SecondaryHome.png"/>
                          <pic:cNvPicPr>
                            <a:picLocks noChangeAspect="1" noChangeArrowheads="1"/>
                          </pic:cNvPicPr>
                        </pic:nvPicPr>
                        <pic:blipFill>
                          <a:blip r:embed="rId2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023AC" w14:paraId="3874548E" w14:textId="77777777" w:rsidTr="00761F5E">
        <w:trPr>
          <w:jc w:val="center"/>
        </w:trPr>
        <w:tc>
          <w:tcPr>
            <w:tcW w:w="7563" w:type="dxa"/>
          </w:tcPr>
          <w:p w14:paraId="3874548C" w14:textId="77777777" w:rsidR="000023AC" w:rsidRDefault="000023AC" w:rsidP="00E35C9B">
            <w:r w:rsidRPr="000023AC">
              <w:rPr>
                <w:noProof/>
              </w:rPr>
              <w:drawing>
                <wp:inline distT="0" distB="0" distL="0" distR="0" wp14:anchorId="38745ACC" wp14:editId="38745ACD">
                  <wp:extent cx="4572000" cy="2286000"/>
                  <wp:effectExtent l="19050" t="0" r="0" b="0"/>
                  <wp:docPr id="229" name="Picture 24" descr="20121217SecStatus20000_3514_tcp51_3.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17SecStatus20000_3514_tcp51_3.txt_SecondaryHome--SecondaryHome.png"/>
                          <pic:cNvPicPr/>
                        </pic:nvPicPr>
                        <pic:blipFill>
                          <a:blip r:embed="rId39" cstate="print"/>
                          <a:stretch>
                            <a:fillRect/>
                          </a:stretch>
                        </pic:blipFill>
                        <pic:spPr>
                          <a:xfrm>
                            <a:off x="0" y="0"/>
                            <a:ext cx="4572000" cy="2286000"/>
                          </a:xfrm>
                          <a:prstGeom prst="rect">
                            <a:avLst/>
                          </a:prstGeom>
                        </pic:spPr>
                      </pic:pic>
                    </a:graphicData>
                  </a:graphic>
                </wp:inline>
              </w:drawing>
            </w:r>
          </w:p>
        </w:tc>
        <w:tc>
          <w:tcPr>
            <w:tcW w:w="7560" w:type="dxa"/>
          </w:tcPr>
          <w:p w14:paraId="3874548D" w14:textId="77777777" w:rsidR="000023AC" w:rsidRDefault="00844798" w:rsidP="00E35C9B">
            <w:r>
              <w:rPr>
                <w:noProof/>
              </w:rPr>
              <w:drawing>
                <wp:inline distT="0" distB="0" distL="0" distR="0" wp14:anchorId="38745ACE" wp14:editId="38745ACF">
                  <wp:extent cx="4572000" cy="2286000"/>
                  <wp:effectExtent l="19050" t="0" r="0" b="0"/>
                  <wp:docPr id="54" name="Picture 11" descr="C:\WireSharkCaptures\20130715SecStatus_3514_2121_tcp51_3.txt_SecondaryHome--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reSharkCaptures\20130715SecStatus_3514_2121_tcp51_3.txt_SecondaryHome--SecondaryHome.png"/>
                          <pic:cNvPicPr>
                            <a:picLocks noChangeAspect="1" noChangeArrowheads="1"/>
                          </pic:cNvPicPr>
                        </pic:nvPicPr>
                        <pic:blipFill>
                          <a:blip r:embed="rId40"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bl>
    <w:p w14:paraId="3874548F" w14:textId="77777777" w:rsidR="000C7E99" w:rsidRDefault="000C7E99" w:rsidP="004028CA"/>
    <w:p w14:paraId="38745490" w14:textId="77777777" w:rsidR="00962018" w:rsidRDefault="000C7E99" w:rsidP="0078379C">
      <w:pPr>
        <w:spacing w:after="0" w:line="240" w:lineRule="auto"/>
        <w:sectPr w:rsidR="00962018" w:rsidSect="00794733">
          <w:footerReference w:type="default" r:id="rId41"/>
          <w:pgSz w:w="15840" w:h="12240" w:orient="landscape" w:code="1"/>
          <w:pgMar w:top="288" w:right="288" w:bottom="288" w:left="288" w:header="432" w:footer="288" w:gutter="0"/>
          <w:cols w:space="720"/>
          <w:docGrid w:linePitch="299"/>
        </w:sectPr>
      </w:pPr>
      <w:r>
        <w:lastRenderedPageBreak/>
        <w:br w:type="page"/>
      </w:r>
    </w:p>
    <w:p w14:paraId="38745491" w14:textId="77777777" w:rsidR="00EE7DD6" w:rsidRDefault="00643DD2" w:rsidP="00F61145">
      <w:pPr>
        <w:pStyle w:val="Heading3"/>
        <w:numPr>
          <w:ilvl w:val="2"/>
          <w:numId w:val="2"/>
        </w:numPr>
        <w:tabs>
          <w:tab w:val="clear" w:pos="2502"/>
        </w:tabs>
      </w:pPr>
      <w:bookmarkStart w:id="126" w:name="_Toc354401860"/>
      <w:r>
        <w:lastRenderedPageBreak/>
        <w:t>Basic Comm</w:t>
      </w:r>
      <w:r w:rsidR="00C9765D">
        <w:t>unications</w:t>
      </w:r>
      <w:r w:rsidR="00E37987">
        <w:t xml:space="preserve"> </w:t>
      </w:r>
      <w:r w:rsidR="0025383A">
        <w:t>–</w:t>
      </w:r>
      <w:r w:rsidR="00DD0F15">
        <w:t xml:space="preserve"> </w:t>
      </w:r>
      <w:r w:rsidR="00EE7DD6">
        <w:t>Outliers</w:t>
      </w:r>
      <w:bookmarkEnd w:id="126"/>
    </w:p>
    <w:p w14:paraId="38745492" w14:textId="77777777" w:rsidR="0025383A" w:rsidRDefault="0025383A" w:rsidP="0025383A">
      <w:r>
        <w:tab/>
      </w:r>
      <w:r>
        <w:tab/>
        <w:t xml:space="preserve">This test consisted of sending </w:t>
      </w:r>
      <w:r w:rsidR="004A0E38">
        <w:t xml:space="preserve">many </w:t>
      </w:r>
      <w:r>
        <w:t xml:space="preserve">“go to home” move commands to both metering arms. This was </w:t>
      </w:r>
      <w:r w:rsidR="004A0E38">
        <w:tab/>
      </w:r>
      <w:r w:rsidR="004A0E38">
        <w:tab/>
      </w:r>
      <w:r w:rsidR="004A0E38">
        <w:tab/>
        <w:t xml:space="preserve">done at a </w:t>
      </w:r>
      <w:r>
        <w:t>very high frequency</w:t>
      </w:r>
      <w:r w:rsidR="004A0E38">
        <w:t xml:space="preserve"> as the test attempted</w:t>
      </w:r>
      <w:r w:rsidR="00CB323F">
        <w:t xml:space="preserve"> to reveal any weaknesses in </w:t>
      </w:r>
      <w:r w:rsidR="0036441F">
        <w:t xml:space="preserve">the message handling </w:t>
      </w:r>
      <w:r w:rsidR="004A0E38">
        <w:tab/>
      </w:r>
      <w:r w:rsidR="004A0E38">
        <w:tab/>
      </w:r>
      <w:r w:rsidR="004A0E38">
        <w:tab/>
        <w:t xml:space="preserve">of the controller. </w:t>
      </w:r>
      <w:r w:rsidR="006F412D">
        <w:t xml:space="preserve">It was not intended to reflect an expected operational scenario that the controller </w:t>
      </w:r>
      <w:r w:rsidR="006F412D">
        <w:tab/>
      </w:r>
      <w:r w:rsidR="006F412D">
        <w:tab/>
      </w:r>
      <w:r w:rsidR="006F412D">
        <w:tab/>
        <w:t>would operate under.</w:t>
      </w:r>
    </w:p>
    <w:p w14:paraId="38745493" w14:textId="77777777" w:rsidR="00CB323F" w:rsidRDefault="00CB323F" w:rsidP="00153E13">
      <w:pPr>
        <w:ind w:left="1440"/>
      </w:pPr>
      <w:r>
        <w:t xml:space="preserve">One phenomenon found </w:t>
      </w:r>
      <w:r w:rsidR="004A0E38">
        <w:t xml:space="preserve">during the testing </w:t>
      </w:r>
      <w:r>
        <w:t>was the very occasional durat</w:t>
      </w:r>
      <w:r w:rsidR="004A0E38">
        <w:t xml:space="preserve">ion outlier. The duration was </w:t>
      </w:r>
      <w:r>
        <w:t xml:space="preserve">defined by the </w:t>
      </w:r>
      <w:r w:rsidR="004A0E38">
        <w:t xml:space="preserve">difference in </w:t>
      </w:r>
      <w:r>
        <w:t xml:space="preserve">timestamps associated with the sending of a command and the receipt of a response with </w:t>
      </w:r>
      <w:r w:rsidR="0002716C">
        <w:t xml:space="preserve">a </w:t>
      </w:r>
      <w:r w:rsidR="006F412D">
        <w:t xml:space="preserve">status of DONE. </w:t>
      </w:r>
      <w:r w:rsidR="00D058A6">
        <w:t xml:space="preserve"> </w:t>
      </w:r>
      <w:r>
        <w:t xml:space="preserve">When an outlier was detected we noted in the </w:t>
      </w:r>
      <w:r w:rsidR="00973B1A">
        <w:t>associated capture data indicators such as "</w:t>
      </w:r>
      <w:r w:rsidR="00973B1A" w:rsidRPr="00D058A6">
        <w:rPr>
          <w:b/>
          <w:i/>
        </w:rPr>
        <w:t xml:space="preserve">TCP </w:t>
      </w:r>
      <w:proofErr w:type="spellStart"/>
      <w:r w:rsidR="00973B1A" w:rsidRPr="00D058A6">
        <w:rPr>
          <w:b/>
          <w:i/>
        </w:rPr>
        <w:t>ACKed</w:t>
      </w:r>
      <w:proofErr w:type="spellEnd"/>
      <w:r w:rsidR="00973B1A" w:rsidRPr="00D058A6">
        <w:rPr>
          <w:b/>
          <w:i/>
        </w:rPr>
        <w:t xml:space="preserve"> unseen segment</w:t>
      </w:r>
      <w:r w:rsidR="00D058A6">
        <w:t>". This indicated</w:t>
      </w:r>
      <w:r w:rsidR="000B4C99">
        <w:t xml:space="preserve"> that an a</w:t>
      </w:r>
      <w:r w:rsidR="00973B1A">
        <w:t>cknowledgement of</w:t>
      </w:r>
      <w:r w:rsidR="00FC0C6F">
        <w:t xml:space="preserve"> a message was received but the</w:t>
      </w:r>
      <w:r w:rsidR="00973B1A">
        <w:t xml:space="preserve"> message</w:t>
      </w:r>
      <w:r w:rsidR="00FC0C6F">
        <w:t xml:space="preserve"> itself was not </w:t>
      </w:r>
      <w:r w:rsidR="00973B1A">
        <w:t>in the capture. This can</w:t>
      </w:r>
      <w:r w:rsidR="00FC0C6F">
        <w:t xml:space="preserve"> sometimes</w:t>
      </w:r>
      <w:r w:rsidR="00973B1A">
        <w:t xml:space="preserve"> be the case b</w:t>
      </w:r>
      <w:r w:rsidR="00D058A6">
        <w:t>ecause acknowledgements are</w:t>
      </w:r>
      <w:r w:rsidR="00973B1A">
        <w:t xml:space="preserve"> small</w:t>
      </w:r>
      <w:r w:rsidR="00D058A6">
        <w:t>er</w:t>
      </w:r>
      <w:r w:rsidR="00973B1A">
        <w:t xml:space="preserve"> data payloa</w:t>
      </w:r>
      <w:r w:rsidR="00D058A6">
        <w:t xml:space="preserve">ds and have a better chance of being captured versus larger message payloads.  </w:t>
      </w:r>
    </w:p>
    <w:p w14:paraId="38745494" w14:textId="77777777" w:rsidR="00FC0C6F" w:rsidRDefault="000B4C99" w:rsidP="00153E13">
      <w:pPr>
        <w:ind w:left="1440"/>
      </w:pPr>
      <w:r>
        <w:t xml:space="preserve">Also noted </w:t>
      </w:r>
      <w:r w:rsidR="00153E13">
        <w:t xml:space="preserve">with outliers </w:t>
      </w:r>
      <w:r>
        <w:t>were indicators such as “</w:t>
      </w:r>
      <w:r w:rsidRPr="00D058A6">
        <w:rPr>
          <w:b/>
          <w:i/>
        </w:rPr>
        <w:t>Previous segment not captured</w:t>
      </w:r>
      <w:r w:rsidR="0036441F">
        <w:t xml:space="preserve">”.  This either </w:t>
      </w:r>
      <w:r w:rsidR="004A0E38">
        <w:t>meant that</w:t>
      </w:r>
      <w:r>
        <w:t xml:space="preserve"> the packet was lost on the way (unlikely) or it got through to the receiver but the capture device</w:t>
      </w:r>
      <w:r w:rsidR="00FC0C6F">
        <w:t xml:space="preserve"> (Wireshark or tcpdump)</w:t>
      </w:r>
      <w:r>
        <w:t xml:space="preserve"> didn't record it. </w:t>
      </w:r>
      <w:r w:rsidR="00153E13">
        <w:t xml:space="preserve">This is most likely the case. </w:t>
      </w:r>
      <w:r w:rsidR="00A0574A">
        <w:t xml:space="preserve"> Here tcpdump was able to detect and flag the message inconsistencies but there was some </w:t>
      </w:r>
      <w:r w:rsidR="00F1592C">
        <w:t xml:space="preserve">small </w:t>
      </w:r>
      <w:r w:rsidR="00A0574A">
        <w:t>loss of data capture.</w:t>
      </w:r>
    </w:p>
    <w:p w14:paraId="38745495" w14:textId="77777777" w:rsidR="00F1592C" w:rsidRDefault="00F1592C" w:rsidP="00F1592C">
      <w:pPr>
        <w:ind w:left="1440"/>
      </w:pPr>
      <w:r>
        <w:t>It should be noted that during baseline testing of the 2514, on at least one occasion, such a timeout was also noted. (Secondary Arm 12/05/2012)</w:t>
      </w:r>
    </w:p>
    <w:p w14:paraId="38745496" w14:textId="77777777" w:rsidR="00A0574A" w:rsidRDefault="00A0574A" w:rsidP="00A0574A">
      <w:pPr>
        <w:ind w:left="1440"/>
      </w:pPr>
      <w:r>
        <w:t xml:space="preserve">It is therefore concluded that the duration outliers are a side effect of the very high rate messaging and </w:t>
      </w:r>
      <w:r w:rsidR="00B61E2B">
        <w:t>capture requirements of this test</w:t>
      </w:r>
      <w:r w:rsidR="00F1592C">
        <w:t xml:space="preserve"> case and do not represent an issue that can be attributed to the new controller itself.</w:t>
      </w:r>
    </w:p>
    <w:p w14:paraId="38745497" w14:textId="77777777" w:rsidR="0078379C" w:rsidRDefault="00D058A6" w:rsidP="00D058A6">
      <w:pPr>
        <w:ind w:left="1440"/>
      </w:pPr>
      <w:r>
        <w:t xml:space="preserve"> </w:t>
      </w:r>
    </w:p>
    <w:p w14:paraId="38745498" w14:textId="77777777" w:rsidR="00F1592C" w:rsidRDefault="0078379C" w:rsidP="00F1592C">
      <w:pPr>
        <w:spacing w:after="0" w:line="240" w:lineRule="auto"/>
      </w:pPr>
      <w:r>
        <w:br w:type="page"/>
      </w:r>
    </w:p>
    <w:p w14:paraId="38745499" w14:textId="77777777" w:rsidR="00EE7DD6" w:rsidRPr="00795889" w:rsidRDefault="00EE7DD6" w:rsidP="00F61145">
      <w:pPr>
        <w:pStyle w:val="Heading3"/>
        <w:numPr>
          <w:ilvl w:val="2"/>
          <w:numId w:val="2"/>
        </w:numPr>
        <w:tabs>
          <w:tab w:val="clear" w:pos="2502"/>
        </w:tabs>
      </w:pPr>
      <w:bookmarkStart w:id="127" w:name="_Toc354401861"/>
      <w:r>
        <w:lastRenderedPageBreak/>
        <w:t>Command-Response Sequence Anomalies</w:t>
      </w:r>
      <w:bookmarkEnd w:id="127"/>
    </w:p>
    <w:p w14:paraId="3874549A" w14:textId="77777777" w:rsidR="00EE7DD6" w:rsidRDefault="00EE7DD6" w:rsidP="00EE7DD6">
      <w:pPr>
        <w:ind w:left="1440"/>
      </w:pPr>
      <w:r>
        <w:t xml:space="preserve"> The predominant successful message exchange with the controller was found </w:t>
      </w:r>
      <w:r w:rsidR="00DD1E51">
        <w:t>to appear as follows in Figure 7</w:t>
      </w:r>
    </w:p>
    <w:p w14:paraId="3874549B" w14:textId="77777777" w:rsidR="00EE7DD6" w:rsidRDefault="00EE7DD6" w:rsidP="00EE7DD6">
      <w:pPr>
        <w:ind w:left="1440"/>
      </w:pPr>
      <w:r>
        <w:t xml:space="preserve">                          </w:t>
      </w:r>
      <w:r w:rsidR="00146639">
        <w:pict w14:anchorId="38745AD2">
          <v:group id="_x0000_s1076" editas="canvas" style="width:437.75pt;height:221.65pt;mso-position-horizontal-relative:char;mso-position-vertical-relative:line" coordorigin="2160,1550" coordsize="8755,44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left:2160;top:1550;width:8755;height:4433" o:preferrelative="f" stroked="t" strokecolor="black [3213]">
              <v:fill o:detectmouseclick="t"/>
              <v:path o:extrusionok="t" o:connecttype="none"/>
              <o:lock v:ext="edit" text="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8" type="#_x0000_t13" style="position:absolute;left:5394;top:1821;width:2293;height:99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type id="_x0000_t202" coordsize="21600,21600" o:spt="202" path="m,l,21600r21600,l21600,xe">
              <v:stroke joinstyle="miter"/>
              <v:path gradientshapeok="t" o:connecttype="rect"/>
            </v:shapetype>
            <v:shape id="_x0000_s1079" type="#_x0000_t202" style="position:absolute;left:5530;top:2138;width:1919;height:373;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079">
                <w:txbxContent>
                  <w:p w14:paraId="38745C2B" w14:textId="77777777" w:rsidR="00950080" w:rsidRPr="0025581A" w:rsidRDefault="00950080" w:rsidP="00EE7DD6">
                    <w:pPr>
                      <w:jc w:val="both"/>
                      <w:rPr>
                        <w:sz w:val="16"/>
                        <w:szCs w:val="16"/>
                      </w:rPr>
                    </w:pPr>
                    <w:r w:rsidRPr="0025581A">
                      <w:rPr>
                        <w:sz w:val="16"/>
                        <w:szCs w:val="16"/>
                      </w:rPr>
                      <w:t xml:space="preserve">Command = </w:t>
                    </w:r>
                    <w:r>
                      <w:rPr>
                        <w:sz w:val="16"/>
                        <w:szCs w:val="16"/>
                      </w:rPr>
                      <w:t xml:space="preserve">Move </w:t>
                    </w:r>
                    <w:r w:rsidRPr="0025581A">
                      <w:rPr>
                        <w:sz w:val="16"/>
                        <w:szCs w:val="16"/>
                      </w:rPr>
                      <w:t>Arm</w:t>
                    </w:r>
                  </w:p>
                </w:txbxContent>
              </v:textbox>
            </v:shape>
            <v:shapetype id="_x0000_t109" coordsize="21600,21600" o:spt="109" path="m,l,21600r21600,l21600,xe">
              <v:stroke joinstyle="miter"/>
              <v:path gradientshapeok="t" o:connecttype="rect"/>
            </v:shapetype>
            <v:shape id="_x0000_s1080" type="#_x0000_t109" style="position:absolute;left:3084;top:1866;width:2115;height:30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rect id="_x0000_s1082" style="position:absolute;left:7771;top:1957;width:2084;height:2969">
              <v:textbox style="mso-next-textbox:#_x0000_s1082">
                <w:txbxContent>
                  <w:p w14:paraId="38745C2C" w14:textId="77777777" w:rsidR="00950080" w:rsidRDefault="00950080" w:rsidP="00EE7DD6">
                    <w:r>
                      <w:t>Extratech M3514</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3" type="#_x0000_t66" style="position:absolute;left:5394;top:2811;width:2212;height:945"/>
            <v:shape id="_x0000_s1084" type="#_x0000_t66" style="position:absolute;left:5394;top:3846;width:2212;height:945"/>
            <v:shape id="_x0000_s1085" type="#_x0000_t202" style="position:absolute;left:5733;top:3068;width:1716;height:448;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1085">
                <w:txbxContent>
                  <w:p w14:paraId="38745C2D" w14:textId="77777777" w:rsidR="00950080" w:rsidRDefault="00950080" w:rsidP="00EE7DD6">
                    <w:pPr>
                      <w:jc w:val="center"/>
                      <w:rPr>
                        <w:sz w:val="20"/>
                        <w:szCs w:val="20"/>
                      </w:rPr>
                    </w:pPr>
                    <w:r>
                      <w:rPr>
                        <w:sz w:val="20"/>
                        <w:szCs w:val="20"/>
                      </w:rPr>
                      <w:t xml:space="preserve">Status = IN CMD </w:t>
                    </w:r>
                    <w:r>
                      <w:rPr>
                        <w:sz w:val="20"/>
                        <w:szCs w:val="20"/>
                      </w:rPr>
                      <w:t>Cmd</w:t>
                    </w:r>
                  </w:p>
                  <w:p w14:paraId="38745C2E" w14:textId="77777777" w:rsidR="00950080" w:rsidRPr="00FA4EF7" w:rsidRDefault="00950080" w:rsidP="00EE7DD6">
                    <w:pPr>
                      <w:jc w:val="center"/>
                      <w:rPr>
                        <w:sz w:val="16"/>
                        <w:szCs w:val="16"/>
                      </w:rPr>
                    </w:pPr>
                  </w:p>
                </w:txbxContent>
              </v:textbox>
            </v:shape>
            <v:shape id="_x0000_s1086" type="#_x0000_t202" style="position:absolute;left:5861;top:4123;width:1588;height:332;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1086">
                <w:txbxContent>
                  <w:p w14:paraId="38745C2F" w14:textId="77777777" w:rsidR="00950080" w:rsidRDefault="00950080" w:rsidP="00EE7DD6">
                    <w:pPr>
                      <w:rPr>
                        <w:sz w:val="20"/>
                        <w:szCs w:val="20"/>
                      </w:rPr>
                    </w:pPr>
                    <w:r>
                      <w:rPr>
                        <w:sz w:val="20"/>
                        <w:szCs w:val="20"/>
                      </w:rPr>
                      <w:t>Status = DONE</w:t>
                    </w:r>
                  </w:p>
                  <w:p w14:paraId="38745C30" w14:textId="77777777" w:rsidR="00950080" w:rsidRPr="00FA4EF7" w:rsidRDefault="00950080" w:rsidP="00EE7DD6">
                    <w:pPr>
                      <w:jc w:val="center"/>
                      <w:rPr>
                        <w:sz w:val="16"/>
                        <w:szCs w:val="16"/>
                      </w:rPr>
                    </w:pPr>
                  </w:p>
                </w:txbxContent>
              </v:textbox>
            </v:shape>
            <v:shape id="_x0000_s1087" type="#_x0000_t202" style="position:absolute;left:3292;top:1880;width:1530;height:466" stroked="f">
              <v:textbox style="mso-next-textbox:#_x0000_s1087">
                <w:txbxContent>
                  <w:p w14:paraId="38745C31" w14:textId="77777777" w:rsidR="00950080" w:rsidRDefault="00950080" w:rsidP="00EE7DD6">
                    <w:r>
                      <w:t>OCD Analyzer</w:t>
                    </w:r>
                  </w:p>
                </w:txbxContent>
              </v:textbox>
            </v:shape>
            <v:shape id="_x0000_s1088" type="#_x0000_t202" style="position:absolute;left:5733;top:5519;width:1530;height:351" stroked="f">
              <v:textbox style="mso-next-textbox:#_x0000_s1088">
                <w:txbxContent>
                  <w:p w14:paraId="38745C32" w14:textId="77777777" w:rsidR="00950080" w:rsidRDefault="00950080" w:rsidP="00EE7DD6">
                    <w:pPr>
                      <w:jc w:val="center"/>
                      <w:rPr>
                        <w:sz w:val="18"/>
                        <w:szCs w:val="18"/>
                      </w:rPr>
                    </w:pPr>
                    <w:r>
                      <w:rPr>
                        <w:sz w:val="18"/>
                        <w:szCs w:val="18"/>
                      </w:rPr>
                      <w:t>Figure 7</w:t>
                    </w:r>
                  </w:p>
                  <w:p w14:paraId="38745C33" w14:textId="77777777" w:rsidR="00950080" w:rsidRPr="00797DFF" w:rsidRDefault="00950080" w:rsidP="00EE7DD6">
                    <w:pPr>
                      <w:jc w:val="center"/>
                      <w:rPr>
                        <w:sz w:val="18"/>
                        <w:szCs w:val="18"/>
                      </w:rPr>
                    </w:pPr>
                  </w:p>
                </w:txbxContent>
              </v:textbox>
            </v:shape>
            <v:shape id="_x0000_s1089" type="#_x0000_t202" style="position:absolute;left:4376;top:5099;width:4200;height:420" stroked="f">
              <v:textbox style="mso-next-textbox:#_x0000_s1089">
                <w:txbxContent>
                  <w:p w14:paraId="38745C34" w14:textId="77777777" w:rsidR="00950080" w:rsidRDefault="00950080" w:rsidP="00EE7DD6">
                    <w:r>
                      <w:t>The Expected Message Exchange Sequence</w:t>
                    </w:r>
                  </w:p>
                </w:txbxContent>
              </v:textbox>
            </v:shape>
            <w10:anchorlock/>
          </v:group>
        </w:pict>
      </w:r>
      <w:r>
        <w:t xml:space="preserve">                                                                                                                           </w:t>
      </w:r>
    </w:p>
    <w:p w14:paraId="3874549C" w14:textId="77777777" w:rsidR="00EE7DD6" w:rsidRDefault="00EE7DD6" w:rsidP="00EE7DD6">
      <w:pPr>
        <w:ind w:left="1440"/>
      </w:pPr>
    </w:p>
    <w:p w14:paraId="3874549D" w14:textId="77777777" w:rsidR="00D4767D" w:rsidRPr="00D4767D" w:rsidRDefault="00EE7DD6" w:rsidP="00C07BC8">
      <w:pPr>
        <w:ind w:left="1440"/>
      </w:pPr>
      <w:r>
        <w:t>On</w:t>
      </w:r>
      <w:r w:rsidR="0036441F">
        <w:t xml:space="preserve"> some</w:t>
      </w:r>
      <w:r>
        <w:t xml:space="preserve"> occasions, within a typical pcap file, exceptions to this “contract” were noted. </w:t>
      </w:r>
      <w:r w:rsidR="001A07FD">
        <w:t xml:space="preserve"> For instance, the occurrence of tw</w:t>
      </w:r>
      <w:r w:rsidR="004F0878">
        <w:t>o DONE status messages was noted. Similarly, a DONE</w:t>
      </w:r>
      <w:r w:rsidR="001A07FD">
        <w:t xml:space="preserve"> status after</w:t>
      </w:r>
      <w:r w:rsidR="004F0878">
        <w:t xml:space="preserve"> an</w:t>
      </w:r>
      <w:r w:rsidR="001A07FD">
        <w:t xml:space="preserve"> IN CMD status</w:t>
      </w:r>
      <w:r w:rsidR="004F0878">
        <w:t xml:space="preserve"> could be found</w:t>
      </w:r>
      <w:r w:rsidR="001A07FD">
        <w:t xml:space="preserve">. </w:t>
      </w:r>
      <w:r>
        <w:t xml:space="preserve">These exceptions </w:t>
      </w:r>
      <w:r w:rsidR="00797DFF">
        <w:t>did</w:t>
      </w:r>
      <w:r>
        <w:t xml:space="preserve"> </w:t>
      </w:r>
      <w:r w:rsidR="001A07FD">
        <w:t>not manifest</w:t>
      </w:r>
      <w:r w:rsidR="00DD0F15">
        <w:t xml:space="preserve"> as errors on</w:t>
      </w:r>
      <w:r w:rsidR="004F0878">
        <w:t xml:space="preserve"> the analyzer and </w:t>
      </w:r>
      <w:r w:rsidR="00C14E8B">
        <w:t>it</w:t>
      </w:r>
      <w:r w:rsidR="003410A1">
        <w:t xml:space="preserve"> should be noted</w:t>
      </w:r>
      <w:r w:rsidR="004F0878">
        <w:t xml:space="preserve"> that this was seen </w:t>
      </w:r>
      <w:r w:rsidR="0078379C">
        <w:t>occasionally, in</w:t>
      </w:r>
      <w:r w:rsidR="007D71D1">
        <w:t xml:space="preserve"> the data, </w:t>
      </w:r>
      <w:r w:rsidR="0036441F">
        <w:t>while</w:t>
      </w:r>
      <w:r w:rsidR="003410A1">
        <w:t xml:space="preserve"> running with the 2514 board also. </w:t>
      </w:r>
      <w:r>
        <w:t xml:space="preserve"> </w:t>
      </w:r>
    </w:p>
    <w:p w14:paraId="3874549E" w14:textId="77777777" w:rsidR="00254EFE" w:rsidRDefault="00254EFE">
      <w:pPr>
        <w:spacing w:after="0" w:line="240" w:lineRule="auto"/>
        <w:rPr>
          <w:b/>
          <w:kern w:val="28"/>
        </w:rPr>
      </w:pPr>
      <w:r>
        <w:br w:type="page"/>
      </w:r>
    </w:p>
    <w:p w14:paraId="3874549F" w14:textId="77777777" w:rsidR="00962018" w:rsidRDefault="00962018" w:rsidP="00F61145">
      <w:pPr>
        <w:pStyle w:val="Heading2"/>
        <w:numPr>
          <w:ilvl w:val="1"/>
          <w:numId w:val="2"/>
        </w:numPr>
        <w:sectPr w:rsidR="00962018" w:rsidSect="00962018">
          <w:pgSz w:w="12240" w:h="15840" w:code="1"/>
          <w:pgMar w:top="720" w:right="720" w:bottom="720" w:left="720" w:header="432" w:footer="288" w:gutter="0"/>
          <w:cols w:space="720"/>
          <w:docGrid w:linePitch="299"/>
        </w:sectPr>
      </w:pPr>
    </w:p>
    <w:p w14:paraId="387454A0" w14:textId="77777777" w:rsidR="009373F7" w:rsidRDefault="009373F7" w:rsidP="00F61145">
      <w:pPr>
        <w:pStyle w:val="Heading2"/>
        <w:numPr>
          <w:ilvl w:val="1"/>
          <w:numId w:val="2"/>
        </w:numPr>
      </w:pPr>
      <w:bookmarkStart w:id="128" w:name="_Toc354401862"/>
      <w:r>
        <w:lastRenderedPageBreak/>
        <w:t>Concurrent</w:t>
      </w:r>
      <w:r w:rsidR="000F3EA0">
        <w:t xml:space="preserve"> Truck</w:t>
      </w:r>
      <w:r>
        <w:t xml:space="preserve"> Movement Test</w:t>
      </w:r>
      <w:bookmarkEnd w:id="128"/>
    </w:p>
    <w:p w14:paraId="387454A1" w14:textId="77777777" w:rsidR="00421D0B" w:rsidRDefault="00421D0B" w:rsidP="00F61145">
      <w:pPr>
        <w:pStyle w:val="Heading3"/>
        <w:numPr>
          <w:ilvl w:val="2"/>
          <w:numId w:val="2"/>
        </w:numPr>
        <w:tabs>
          <w:tab w:val="clear" w:pos="2502"/>
        </w:tabs>
      </w:pPr>
      <w:bookmarkStart w:id="129" w:name="_Toc354401863"/>
      <w:r>
        <w:t>Description</w:t>
      </w:r>
      <w:bookmarkEnd w:id="129"/>
    </w:p>
    <w:p w14:paraId="387454A2" w14:textId="77777777" w:rsidR="00242073" w:rsidRPr="00242073" w:rsidRDefault="00242073" w:rsidP="00242073">
      <w:pPr>
        <w:ind w:left="720"/>
      </w:pPr>
      <w:r>
        <w:t>This test sends a set of moves simultaneously to both the sec</w:t>
      </w:r>
      <w:r w:rsidR="00475BBB">
        <w:t xml:space="preserve">ondary and primary trucks.  </w:t>
      </w:r>
      <w:r w:rsidR="00D44249">
        <w:t xml:space="preserve">The moves are constructed to maximize the concurrent moving and slowing of both metering arms.  </w:t>
      </w:r>
      <w:r w:rsidR="00475BBB">
        <w:t>T</w:t>
      </w:r>
      <w:r>
        <w:t xml:space="preserve">his </w:t>
      </w:r>
      <w:r w:rsidR="00475BBB">
        <w:t xml:space="preserve">is done </w:t>
      </w:r>
      <w:r>
        <w:t>in order to “stress” the controller as it coor</w:t>
      </w:r>
      <w:r w:rsidR="00D44249">
        <w:t>dinates command messages to the arms.  Among the move</w:t>
      </w:r>
      <w:r w:rsidR="008837D0">
        <w:t xml:space="preserve"> command sets are</w:t>
      </w:r>
      <w:r w:rsidR="00D44249">
        <w:t xml:space="preserve"> the most timeout </w:t>
      </w:r>
      <w:r w:rsidR="008837D0">
        <w:t xml:space="preserve">sensitive moves that the analyzer supports. </w:t>
      </w:r>
    </w:p>
    <w:p w14:paraId="387454A3" w14:textId="77777777" w:rsidR="00131EA8" w:rsidRDefault="0023402C" w:rsidP="00F61145">
      <w:pPr>
        <w:pStyle w:val="Heading3"/>
        <w:numPr>
          <w:ilvl w:val="2"/>
          <w:numId w:val="2"/>
        </w:numPr>
        <w:tabs>
          <w:tab w:val="clear" w:pos="2502"/>
        </w:tabs>
      </w:pPr>
      <w:bookmarkStart w:id="130" w:name="_Toc354401864"/>
      <w:r>
        <w:t>Test Steps</w:t>
      </w:r>
      <w:bookmarkEnd w:id="130"/>
    </w:p>
    <w:tbl>
      <w:tblPr>
        <w:tblW w:w="139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60" w:type="dxa"/>
          <w:right w:w="60" w:type="dxa"/>
        </w:tblCellMar>
        <w:tblLook w:val="0000" w:firstRow="0" w:lastRow="0" w:firstColumn="0" w:lastColumn="0" w:noHBand="0" w:noVBand="0"/>
      </w:tblPr>
      <w:tblGrid>
        <w:gridCol w:w="871"/>
        <w:gridCol w:w="6965"/>
        <w:gridCol w:w="2790"/>
        <w:gridCol w:w="2650"/>
        <w:gridCol w:w="643"/>
      </w:tblGrid>
      <w:tr w:rsidR="00131EA8" w14:paraId="387454AA" w14:textId="77777777" w:rsidTr="000A2590">
        <w:trPr>
          <w:cantSplit/>
          <w:tblHeader/>
          <w:jc w:val="center"/>
        </w:trPr>
        <w:tc>
          <w:tcPr>
            <w:tcW w:w="871" w:type="dxa"/>
            <w:vAlign w:val="center"/>
          </w:tcPr>
          <w:p w14:paraId="387454A4" w14:textId="77777777" w:rsidR="00131EA8" w:rsidRDefault="00131EA8" w:rsidP="00131EA8">
            <w:pPr>
              <w:pStyle w:val="5x6cell"/>
              <w:widowControl/>
              <w:tabs>
                <w:tab w:val="left" w:pos="360"/>
              </w:tabs>
              <w:spacing w:before="0" w:after="0"/>
              <w:jc w:val="center"/>
            </w:pPr>
            <w:r>
              <w:rPr>
                <w:b/>
              </w:rPr>
              <w:t>Step</w:t>
            </w:r>
          </w:p>
        </w:tc>
        <w:tc>
          <w:tcPr>
            <w:tcW w:w="6965" w:type="dxa"/>
            <w:vAlign w:val="center"/>
          </w:tcPr>
          <w:p w14:paraId="387454A5" w14:textId="77777777" w:rsidR="00131EA8" w:rsidRDefault="00131EA8" w:rsidP="00131EA8">
            <w:pPr>
              <w:pStyle w:val="5x6cell"/>
              <w:widowControl/>
              <w:spacing w:before="0" w:after="0"/>
              <w:jc w:val="center"/>
              <w:rPr>
                <w:b/>
              </w:rPr>
            </w:pPr>
            <w:r>
              <w:rPr>
                <w:b/>
              </w:rPr>
              <w:t>Action</w:t>
            </w:r>
          </w:p>
        </w:tc>
        <w:tc>
          <w:tcPr>
            <w:tcW w:w="2790" w:type="dxa"/>
            <w:vAlign w:val="center"/>
          </w:tcPr>
          <w:p w14:paraId="387454A6" w14:textId="77777777" w:rsidR="00131EA8" w:rsidRDefault="00131EA8" w:rsidP="00131EA8">
            <w:pPr>
              <w:pStyle w:val="5x6cell"/>
              <w:widowControl/>
              <w:spacing w:before="0" w:after="0"/>
              <w:jc w:val="center"/>
              <w:rPr>
                <w:b/>
              </w:rPr>
            </w:pPr>
            <w:r>
              <w:rPr>
                <w:b/>
              </w:rPr>
              <w:t>Expected Result</w:t>
            </w:r>
          </w:p>
        </w:tc>
        <w:tc>
          <w:tcPr>
            <w:tcW w:w="2650" w:type="dxa"/>
            <w:vAlign w:val="center"/>
          </w:tcPr>
          <w:p w14:paraId="387454A7" w14:textId="77777777" w:rsidR="00131EA8" w:rsidRDefault="00131EA8" w:rsidP="00131EA8">
            <w:pPr>
              <w:pStyle w:val="5x6cell"/>
              <w:widowControl/>
              <w:spacing w:before="0" w:after="0"/>
              <w:jc w:val="center"/>
              <w:rPr>
                <w:b/>
              </w:rPr>
            </w:pPr>
            <w:r>
              <w:rPr>
                <w:b/>
              </w:rPr>
              <w:t>Actual Result</w:t>
            </w:r>
          </w:p>
        </w:tc>
        <w:tc>
          <w:tcPr>
            <w:tcW w:w="643" w:type="dxa"/>
            <w:vAlign w:val="center"/>
          </w:tcPr>
          <w:p w14:paraId="387454A8" w14:textId="77777777" w:rsidR="00131EA8" w:rsidRDefault="00131EA8" w:rsidP="00131EA8">
            <w:pPr>
              <w:pStyle w:val="5x6cell"/>
              <w:widowControl/>
              <w:spacing w:before="0" w:after="0"/>
              <w:jc w:val="center"/>
              <w:rPr>
                <w:b/>
              </w:rPr>
            </w:pPr>
            <w:r>
              <w:rPr>
                <w:b/>
              </w:rPr>
              <w:t>P / F /</w:t>
            </w:r>
          </w:p>
          <w:p w14:paraId="387454A9" w14:textId="77777777" w:rsidR="00131EA8" w:rsidRDefault="00131EA8" w:rsidP="00131EA8">
            <w:pPr>
              <w:pStyle w:val="5x6cell"/>
              <w:widowControl/>
              <w:spacing w:before="0" w:after="0"/>
              <w:jc w:val="center"/>
              <w:rPr>
                <w:b/>
              </w:rPr>
            </w:pPr>
            <w:r>
              <w:rPr>
                <w:b/>
              </w:rPr>
              <w:t>I / NE</w:t>
            </w:r>
          </w:p>
        </w:tc>
      </w:tr>
      <w:tr w:rsidR="00131EA8" w14:paraId="387454AC" w14:textId="77777777" w:rsidTr="002D57C3">
        <w:trPr>
          <w:cantSplit/>
          <w:trHeight w:val="59"/>
          <w:jc w:val="center"/>
        </w:trPr>
        <w:tc>
          <w:tcPr>
            <w:tcW w:w="13919" w:type="dxa"/>
            <w:gridSpan w:val="5"/>
            <w:shd w:val="clear" w:color="auto" w:fill="D9D9D9"/>
          </w:tcPr>
          <w:p w14:paraId="387454AB" w14:textId="77777777" w:rsidR="00131EA8" w:rsidRDefault="00131EA8" w:rsidP="00131EA8">
            <w:pPr>
              <w:pStyle w:val="5x6cell"/>
              <w:spacing w:before="0" w:after="0"/>
              <w:rPr>
                <w:b/>
                <w:bCs/>
              </w:rPr>
            </w:pPr>
          </w:p>
        </w:tc>
      </w:tr>
      <w:tr w:rsidR="00C02CF4" w14:paraId="387454B4" w14:textId="77777777" w:rsidTr="00860794">
        <w:trPr>
          <w:cantSplit/>
          <w:trHeight w:val="930"/>
          <w:jc w:val="center"/>
        </w:trPr>
        <w:tc>
          <w:tcPr>
            <w:tcW w:w="871" w:type="dxa"/>
          </w:tcPr>
          <w:p w14:paraId="387454AD" w14:textId="77777777" w:rsidR="00C02CF4" w:rsidRDefault="00C02CF4" w:rsidP="00C02CF4">
            <w:pPr>
              <w:pStyle w:val="5x6cell"/>
              <w:widowControl/>
              <w:numPr>
                <w:ilvl w:val="0"/>
                <w:numId w:val="20"/>
              </w:numPr>
              <w:spacing w:before="0" w:after="0"/>
              <w:jc w:val="center"/>
            </w:pPr>
          </w:p>
        </w:tc>
        <w:tc>
          <w:tcPr>
            <w:tcW w:w="6965" w:type="dxa"/>
          </w:tcPr>
          <w:p w14:paraId="387454AE" w14:textId="77777777" w:rsidR="00C02CF4" w:rsidRPr="0099087A" w:rsidRDefault="00C02CF4" w:rsidP="00421179">
            <w:pPr>
              <w:spacing w:after="60" w:line="240" w:lineRule="auto"/>
              <w:rPr>
                <w:rFonts w:ascii="Times New Roman" w:hAnsi="Times New Roman" w:cs="Times New Roman"/>
                <w:sz w:val="20"/>
                <w:szCs w:val="20"/>
              </w:rPr>
            </w:pPr>
            <w:r w:rsidRPr="0099087A">
              <w:rPr>
                <w:rFonts w:ascii="Times New Roman" w:hAnsi="Times New Roman" w:cs="Times New Roman"/>
                <w:sz w:val="20"/>
                <w:szCs w:val="20"/>
              </w:rPr>
              <w:t>Boot up the analyzer and allow initialization.</w:t>
            </w:r>
          </w:p>
        </w:tc>
        <w:tc>
          <w:tcPr>
            <w:tcW w:w="2790" w:type="dxa"/>
          </w:tcPr>
          <w:p w14:paraId="387454AF" w14:textId="77777777" w:rsidR="00C02CF4" w:rsidRDefault="00C02CF4" w:rsidP="00421179">
            <w:pPr>
              <w:pStyle w:val="List1"/>
              <w:numPr>
                <w:ilvl w:val="0"/>
                <w:numId w:val="0"/>
              </w:numPr>
            </w:pPr>
            <w:r>
              <w:rPr>
                <w:u w:val="single"/>
              </w:rPr>
              <w:t>Visual:</w:t>
            </w:r>
            <w:r>
              <w:t xml:space="preserve"> </w:t>
            </w:r>
          </w:p>
          <w:p w14:paraId="387454B0" w14:textId="77777777" w:rsidR="00C02CF4" w:rsidRPr="0099087A" w:rsidRDefault="00C02CF4" w:rsidP="00421179">
            <w:pPr>
              <w:pStyle w:val="List1"/>
              <w:numPr>
                <w:ilvl w:val="0"/>
                <w:numId w:val="0"/>
              </w:numPr>
            </w:pPr>
            <w:r>
              <w:t xml:space="preserve">System Status Legend changes from ‘Initializing’ to ‘Ready’. </w:t>
            </w:r>
          </w:p>
        </w:tc>
        <w:tc>
          <w:tcPr>
            <w:tcW w:w="2650" w:type="dxa"/>
          </w:tcPr>
          <w:p w14:paraId="387454B1" w14:textId="77777777" w:rsidR="00C02CF4" w:rsidRPr="0099087A" w:rsidRDefault="00C02CF4" w:rsidP="00421179">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4B2" w14:textId="77777777" w:rsidR="00C02CF4" w:rsidRDefault="00C02CF4" w:rsidP="00421179">
            <w:pPr>
              <w:ind w:firstLine="720"/>
              <w:rPr>
                <w:rFonts w:ascii="Calibri" w:eastAsia="Calibri" w:hAnsi="Calibri" w:cs="Times New Roman"/>
              </w:rPr>
            </w:pPr>
          </w:p>
        </w:tc>
        <w:tc>
          <w:tcPr>
            <w:tcW w:w="643" w:type="dxa"/>
          </w:tcPr>
          <w:p w14:paraId="387454B3" w14:textId="77777777" w:rsidR="00C02CF4" w:rsidRDefault="00C02CF4" w:rsidP="00421179">
            <w:pPr>
              <w:pStyle w:val="5x6cell"/>
              <w:widowControl/>
              <w:numPr>
                <w:ilvl w:val="12"/>
                <w:numId w:val="0"/>
              </w:numPr>
              <w:spacing w:before="0" w:after="0"/>
              <w:rPr>
                <w:iCs/>
              </w:rPr>
            </w:pPr>
          </w:p>
        </w:tc>
      </w:tr>
      <w:tr w:rsidR="00C02CF4" w14:paraId="387454BC" w14:textId="77777777" w:rsidTr="000A2590">
        <w:trPr>
          <w:cantSplit/>
          <w:trHeight w:val="1218"/>
          <w:jc w:val="center"/>
        </w:trPr>
        <w:tc>
          <w:tcPr>
            <w:tcW w:w="871" w:type="dxa"/>
          </w:tcPr>
          <w:p w14:paraId="387454B5" w14:textId="77777777" w:rsidR="00C02CF4" w:rsidRDefault="00C02CF4" w:rsidP="00C02CF4">
            <w:pPr>
              <w:pStyle w:val="5x6cell"/>
              <w:widowControl/>
              <w:numPr>
                <w:ilvl w:val="0"/>
                <w:numId w:val="20"/>
              </w:numPr>
              <w:spacing w:before="0" w:after="0"/>
              <w:jc w:val="center"/>
            </w:pPr>
          </w:p>
        </w:tc>
        <w:tc>
          <w:tcPr>
            <w:tcW w:w="6965" w:type="dxa"/>
          </w:tcPr>
          <w:p w14:paraId="387454B6" w14:textId="77777777" w:rsidR="00C02CF4" w:rsidRDefault="00C02CF4" w:rsidP="00421179">
            <w:pPr>
              <w:pStyle w:val="5x6cell"/>
              <w:widowControl/>
              <w:spacing w:before="0" w:after="0"/>
            </w:pPr>
            <w:r>
              <w:t>On the Emulation Page of the analyzer enable simulation of all subsystems except the Primary, Secondary, and Reference Metering subsystems.</w:t>
            </w:r>
          </w:p>
        </w:tc>
        <w:tc>
          <w:tcPr>
            <w:tcW w:w="2790" w:type="dxa"/>
          </w:tcPr>
          <w:p w14:paraId="387454B7" w14:textId="77777777" w:rsidR="00C02CF4" w:rsidRDefault="00C02CF4" w:rsidP="00421179">
            <w:pPr>
              <w:pStyle w:val="List1"/>
              <w:numPr>
                <w:ilvl w:val="0"/>
                <w:numId w:val="0"/>
              </w:numPr>
              <w:rPr>
                <w:u w:val="single"/>
              </w:rPr>
            </w:pPr>
            <w:r>
              <w:rPr>
                <w:u w:val="single"/>
              </w:rPr>
              <w:t>Visual:</w:t>
            </w:r>
          </w:p>
          <w:p w14:paraId="387454B8" w14:textId="77777777" w:rsidR="00C02CF4" w:rsidRDefault="00C02CF4" w:rsidP="00421179">
            <w:pPr>
              <w:pStyle w:val="List1"/>
              <w:numPr>
                <w:ilvl w:val="0"/>
                <w:numId w:val="0"/>
              </w:numPr>
              <w:rPr>
                <w:u w:val="single"/>
              </w:rPr>
            </w:pPr>
            <w:r>
              <w:t>Check box Icon shows as simulated except for Primary, Secondary and Reference metering.</w:t>
            </w:r>
          </w:p>
        </w:tc>
        <w:tc>
          <w:tcPr>
            <w:tcW w:w="2650" w:type="dxa"/>
          </w:tcPr>
          <w:p w14:paraId="387454B9" w14:textId="77777777" w:rsidR="00C02CF4" w:rsidRPr="0099087A" w:rsidRDefault="00C02CF4" w:rsidP="00421179">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4BA" w14:textId="77777777" w:rsidR="00C02CF4" w:rsidRDefault="00C02CF4" w:rsidP="00421179">
            <w:pPr>
              <w:ind w:firstLine="720"/>
              <w:rPr>
                <w:rFonts w:ascii="Calibri" w:eastAsia="Calibri" w:hAnsi="Calibri" w:cs="Times New Roman"/>
              </w:rPr>
            </w:pPr>
          </w:p>
        </w:tc>
        <w:tc>
          <w:tcPr>
            <w:tcW w:w="643" w:type="dxa"/>
          </w:tcPr>
          <w:p w14:paraId="387454BB" w14:textId="77777777" w:rsidR="00C02CF4" w:rsidRDefault="00C02CF4" w:rsidP="00421179">
            <w:pPr>
              <w:pStyle w:val="5x6cell"/>
              <w:widowControl/>
              <w:numPr>
                <w:ilvl w:val="12"/>
                <w:numId w:val="0"/>
              </w:numPr>
              <w:spacing w:before="0" w:after="0"/>
              <w:rPr>
                <w:iCs/>
              </w:rPr>
            </w:pPr>
          </w:p>
        </w:tc>
      </w:tr>
      <w:tr w:rsidR="00C02CF4" w14:paraId="387454C3" w14:textId="77777777" w:rsidTr="000A2590">
        <w:trPr>
          <w:cantSplit/>
          <w:trHeight w:val="1038"/>
          <w:jc w:val="center"/>
        </w:trPr>
        <w:tc>
          <w:tcPr>
            <w:tcW w:w="871" w:type="dxa"/>
          </w:tcPr>
          <w:p w14:paraId="387454BD" w14:textId="77777777" w:rsidR="00C02CF4" w:rsidRDefault="00C02CF4" w:rsidP="00C02CF4">
            <w:pPr>
              <w:pStyle w:val="5x6cell"/>
              <w:widowControl/>
              <w:numPr>
                <w:ilvl w:val="0"/>
                <w:numId w:val="20"/>
              </w:numPr>
              <w:spacing w:before="0" w:after="0"/>
              <w:jc w:val="center"/>
            </w:pPr>
          </w:p>
        </w:tc>
        <w:tc>
          <w:tcPr>
            <w:tcW w:w="6965" w:type="dxa"/>
          </w:tcPr>
          <w:p w14:paraId="387454BE" w14:textId="77777777" w:rsidR="00C02CF4" w:rsidRDefault="00C02CF4" w:rsidP="00421179">
            <w:pPr>
              <w:spacing w:after="60" w:line="240" w:lineRule="auto"/>
              <w:rPr>
                <w:rFonts w:ascii="Times New Roman" w:hAnsi="Times New Roman" w:cs="Times New Roman"/>
                <w:sz w:val="20"/>
                <w:szCs w:val="20"/>
              </w:rPr>
            </w:pPr>
            <w:r>
              <w:rPr>
                <w:rFonts w:ascii="Times New Roman" w:hAnsi="Times New Roman" w:cs="Times New Roman"/>
                <w:sz w:val="20"/>
                <w:szCs w:val="20"/>
              </w:rPr>
              <w:t>Cycle the Emulator  log file with the following command</w:t>
            </w:r>
          </w:p>
          <w:p w14:paraId="387454BF" w14:textId="77777777" w:rsidR="00C02CF4" w:rsidRDefault="00C02CF4" w:rsidP="00421179">
            <w:pPr>
              <w:spacing w:after="60" w:line="240" w:lineRule="auto"/>
              <w:ind w:left="720"/>
              <w:rPr>
                <w:rFonts w:ascii="Times New Roman" w:hAnsi="Times New Roman" w:cs="Times New Roman"/>
                <w:sz w:val="20"/>
                <w:szCs w:val="20"/>
              </w:rPr>
            </w:pPr>
            <w:r>
              <w:rPr>
                <w:rFonts w:ascii="Times New Roman" w:hAnsi="Times New Roman" w:cs="Times New Roman"/>
                <w:sz w:val="20"/>
                <w:szCs w:val="20"/>
              </w:rPr>
              <w:t>senddebug –w –f emulator</w:t>
            </w:r>
          </w:p>
        </w:tc>
        <w:tc>
          <w:tcPr>
            <w:tcW w:w="2790" w:type="dxa"/>
          </w:tcPr>
          <w:p w14:paraId="387454C0" w14:textId="77777777" w:rsidR="00C02CF4" w:rsidRPr="00DA3C4C" w:rsidRDefault="00C02CF4" w:rsidP="00421179">
            <w:pPr>
              <w:pStyle w:val="List1"/>
              <w:numPr>
                <w:ilvl w:val="0"/>
                <w:numId w:val="0"/>
              </w:numPr>
            </w:pPr>
            <w:r>
              <w:t>The current Emulator log in /oasis/workfiles/datalog/sw_dev increments to the next highest numeric suffix</w:t>
            </w:r>
          </w:p>
        </w:tc>
        <w:tc>
          <w:tcPr>
            <w:tcW w:w="2650" w:type="dxa"/>
          </w:tcPr>
          <w:p w14:paraId="387454C1" w14:textId="77777777" w:rsidR="00C02CF4" w:rsidRPr="0099087A" w:rsidRDefault="00C02CF4" w:rsidP="00421179">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43" w:type="dxa"/>
          </w:tcPr>
          <w:p w14:paraId="387454C2" w14:textId="77777777" w:rsidR="00C02CF4" w:rsidRDefault="00C02CF4" w:rsidP="00421179">
            <w:pPr>
              <w:pStyle w:val="5x6cell"/>
              <w:widowControl/>
              <w:numPr>
                <w:ilvl w:val="12"/>
                <w:numId w:val="0"/>
              </w:numPr>
              <w:spacing w:before="0" w:after="0"/>
              <w:rPr>
                <w:iCs/>
              </w:rPr>
            </w:pPr>
          </w:p>
        </w:tc>
      </w:tr>
      <w:tr w:rsidR="00C02CF4" w14:paraId="387454CB" w14:textId="77777777" w:rsidTr="000A2590">
        <w:trPr>
          <w:cantSplit/>
          <w:trHeight w:val="975"/>
          <w:jc w:val="center"/>
        </w:trPr>
        <w:tc>
          <w:tcPr>
            <w:tcW w:w="871" w:type="dxa"/>
          </w:tcPr>
          <w:p w14:paraId="387454C4" w14:textId="77777777" w:rsidR="00C02CF4" w:rsidRDefault="00C02CF4" w:rsidP="00C02CF4">
            <w:pPr>
              <w:pStyle w:val="5x6cell"/>
              <w:widowControl/>
              <w:numPr>
                <w:ilvl w:val="0"/>
                <w:numId w:val="20"/>
              </w:numPr>
              <w:spacing w:before="0" w:after="0"/>
              <w:jc w:val="center"/>
            </w:pPr>
          </w:p>
        </w:tc>
        <w:tc>
          <w:tcPr>
            <w:tcW w:w="6965" w:type="dxa"/>
          </w:tcPr>
          <w:p w14:paraId="387454C5" w14:textId="77777777" w:rsidR="00C02CF4" w:rsidRDefault="00C02CF4" w:rsidP="00421179">
            <w:pPr>
              <w:spacing w:after="60" w:line="240" w:lineRule="auto"/>
              <w:rPr>
                <w:rFonts w:ascii="Times New Roman" w:hAnsi="Times New Roman" w:cs="Times New Roman"/>
                <w:sz w:val="20"/>
                <w:szCs w:val="20"/>
              </w:rPr>
            </w:pPr>
            <w:r>
              <w:rPr>
                <w:rFonts w:ascii="Times New Roman" w:hAnsi="Times New Roman" w:cs="Times New Roman"/>
                <w:sz w:val="20"/>
                <w:szCs w:val="20"/>
              </w:rPr>
              <w:t>Prepare tcpdump for capture</w:t>
            </w:r>
          </w:p>
          <w:p w14:paraId="387454C6" w14:textId="77777777" w:rsidR="00C02CF4" w:rsidRDefault="00C02CF4" w:rsidP="00421179">
            <w:pPr>
              <w:pStyle w:val="ListParagraph"/>
              <w:numPr>
                <w:ilvl w:val="0"/>
                <w:numId w:val="17"/>
              </w:numPr>
              <w:spacing w:after="60" w:line="240" w:lineRule="auto"/>
              <w:rPr>
                <w:rFonts w:ascii="Times New Roman" w:hAnsi="Times New Roman" w:cs="Times New Roman"/>
                <w:sz w:val="20"/>
                <w:szCs w:val="20"/>
              </w:rPr>
            </w:pPr>
            <w:r>
              <w:rPr>
                <w:rFonts w:ascii="Times New Roman" w:hAnsi="Times New Roman" w:cs="Times New Roman"/>
                <w:sz w:val="20"/>
                <w:szCs w:val="20"/>
              </w:rPr>
              <w:t>Enter ‘export SOCK=/srme’ at a QNX command shell prompt.</w:t>
            </w:r>
          </w:p>
          <w:p w14:paraId="387454C7" w14:textId="77777777" w:rsidR="00C02CF4" w:rsidRPr="00372618" w:rsidRDefault="00C02CF4" w:rsidP="00421179">
            <w:pPr>
              <w:pStyle w:val="ListParagraph"/>
              <w:numPr>
                <w:ilvl w:val="0"/>
                <w:numId w:val="17"/>
              </w:numPr>
              <w:spacing w:after="60" w:line="240" w:lineRule="auto"/>
              <w:rPr>
                <w:rFonts w:ascii="Times New Roman" w:hAnsi="Times New Roman" w:cs="Times New Roman"/>
                <w:sz w:val="20"/>
                <w:szCs w:val="20"/>
              </w:rPr>
            </w:pPr>
            <w:r>
              <w:rPr>
                <w:rFonts w:ascii="Times New Roman" w:hAnsi="Times New Roman" w:cs="Times New Roman"/>
                <w:sz w:val="20"/>
                <w:szCs w:val="20"/>
              </w:rPr>
              <w:t>cd to the /</w:t>
            </w:r>
            <w:proofErr w:type="spellStart"/>
            <w:r>
              <w:rPr>
                <w:rFonts w:ascii="Times New Roman" w:hAnsi="Times New Roman" w:cs="Times New Roman"/>
                <w:sz w:val="20"/>
                <w:szCs w:val="20"/>
              </w:rPr>
              <w:t>tmp</w:t>
            </w:r>
            <w:proofErr w:type="spellEnd"/>
            <w:r>
              <w:rPr>
                <w:rFonts w:ascii="Times New Roman" w:hAnsi="Times New Roman" w:cs="Times New Roman"/>
                <w:sz w:val="20"/>
                <w:szCs w:val="20"/>
              </w:rPr>
              <w:t xml:space="preserve"> directory with ‘cd /</w:t>
            </w:r>
            <w:proofErr w:type="spellStart"/>
            <w:r>
              <w:rPr>
                <w:rFonts w:ascii="Times New Roman" w:hAnsi="Times New Roman" w:cs="Times New Roman"/>
                <w:sz w:val="20"/>
                <w:szCs w:val="20"/>
              </w:rPr>
              <w:t>tmp</w:t>
            </w:r>
            <w:proofErr w:type="spellEnd"/>
            <w:r>
              <w:rPr>
                <w:rFonts w:ascii="Times New Roman" w:hAnsi="Times New Roman" w:cs="Times New Roman"/>
                <w:sz w:val="20"/>
                <w:szCs w:val="20"/>
              </w:rPr>
              <w:t>’ command.</w:t>
            </w:r>
          </w:p>
        </w:tc>
        <w:tc>
          <w:tcPr>
            <w:tcW w:w="2790" w:type="dxa"/>
          </w:tcPr>
          <w:p w14:paraId="387454C8" w14:textId="77777777" w:rsidR="00C02CF4" w:rsidRPr="00DA3C4C" w:rsidRDefault="00C02CF4" w:rsidP="00421179">
            <w:pPr>
              <w:pStyle w:val="List1"/>
              <w:numPr>
                <w:ilvl w:val="0"/>
                <w:numId w:val="0"/>
              </w:numPr>
            </w:pPr>
            <w:r w:rsidRPr="00DA3C4C">
              <w:t>NA</w:t>
            </w:r>
          </w:p>
        </w:tc>
        <w:tc>
          <w:tcPr>
            <w:tcW w:w="2650" w:type="dxa"/>
          </w:tcPr>
          <w:p w14:paraId="387454C9" w14:textId="77777777" w:rsidR="00C02CF4" w:rsidRPr="0099087A" w:rsidRDefault="00C02CF4" w:rsidP="00421179">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43" w:type="dxa"/>
          </w:tcPr>
          <w:p w14:paraId="387454CA" w14:textId="77777777" w:rsidR="00C02CF4" w:rsidRDefault="00C02CF4" w:rsidP="00421179">
            <w:pPr>
              <w:pStyle w:val="5x6cell"/>
              <w:widowControl/>
              <w:numPr>
                <w:ilvl w:val="12"/>
                <w:numId w:val="0"/>
              </w:numPr>
              <w:spacing w:before="0" w:after="0"/>
              <w:rPr>
                <w:iCs/>
              </w:rPr>
            </w:pPr>
          </w:p>
        </w:tc>
      </w:tr>
      <w:tr w:rsidR="006F1EDF" w14:paraId="387454DE" w14:textId="77777777" w:rsidTr="000A2590">
        <w:trPr>
          <w:cantSplit/>
          <w:trHeight w:val="975"/>
          <w:jc w:val="center"/>
        </w:trPr>
        <w:tc>
          <w:tcPr>
            <w:tcW w:w="871" w:type="dxa"/>
          </w:tcPr>
          <w:p w14:paraId="387454CC" w14:textId="77777777" w:rsidR="006F1EDF" w:rsidRDefault="006F1EDF" w:rsidP="006F1EDF">
            <w:pPr>
              <w:pStyle w:val="5x6cell"/>
              <w:widowControl/>
              <w:numPr>
                <w:ilvl w:val="0"/>
                <w:numId w:val="20"/>
              </w:numPr>
              <w:spacing w:before="0" w:after="0"/>
              <w:jc w:val="center"/>
            </w:pPr>
          </w:p>
        </w:tc>
        <w:tc>
          <w:tcPr>
            <w:tcW w:w="6965" w:type="dxa"/>
          </w:tcPr>
          <w:p w14:paraId="387454CD" w14:textId="77777777" w:rsidR="006F1EDF" w:rsidRDefault="006F1EDF" w:rsidP="00421179">
            <w:p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Launch the ‘tcpdump’ application with the following command line. </w:t>
            </w:r>
          </w:p>
          <w:p w14:paraId="387454CE" w14:textId="77777777" w:rsidR="006F1EDF" w:rsidRDefault="006F1EDF" w:rsidP="00421179">
            <w:pPr>
              <w:spacing w:after="60" w:line="240" w:lineRule="auto"/>
              <w:rPr>
                <w:rFonts w:ascii="Times New Roman" w:hAnsi="Times New Roman" w:cs="Times New Roman"/>
                <w:i/>
                <w:sz w:val="20"/>
                <w:szCs w:val="20"/>
              </w:rPr>
            </w:pPr>
            <w:r w:rsidRPr="0099087A">
              <w:rPr>
                <w:rFonts w:ascii="Times New Roman" w:hAnsi="Times New Roman" w:cs="Times New Roman"/>
                <w:sz w:val="20"/>
                <w:szCs w:val="20"/>
              </w:rPr>
              <w:t xml:space="preserve"> </w:t>
            </w:r>
            <w:r>
              <w:rPr>
                <w:rFonts w:ascii="Times New Roman" w:hAnsi="Times New Roman" w:cs="Times New Roman"/>
                <w:sz w:val="20"/>
                <w:szCs w:val="20"/>
              </w:rPr>
              <w:t>nice –n -10 /</w:t>
            </w:r>
            <w:proofErr w:type="spellStart"/>
            <w:r>
              <w:rPr>
                <w:rFonts w:ascii="Times New Roman" w:hAnsi="Times New Roman" w:cs="Times New Roman"/>
                <w:sz w:val="20"/>
                <w:szCs w:val="20"/>
              </w:rPr>
              <w:t>usr</w:t>
            </w:r>
            <w:proofErr w:type="spellEnd"/>
            <w:r>
              <w:rPr>
                <w:rFonts w:ascii="Times New Roman" w:hAnsi="Times New Roman" w:cs="Times New Roman"/>
                <w:sz w:val="20"/>
                <w:szCs w:val="20"/>
              </w:rPr>
              <w:t>/local/service/</w:t>
            </w:r>
            <w:proofErr w:type="spellStart"/>
            <w:r>
              <w:rPr>
                <w:rFonts w:ascii="Times New Roman" w:hAnsi="Times New Roman" w:cs="Times New Roman"/>
                <w:sz w:val="20"/>
                <w:szCs w:val="20"/>
              </w:rPr>
              <w:t>tcpdump</w:t>
            </w:r>
            <w:proofErr w:type="spellEnd"/>
            <w:r>
              <w:rPr>
                <w:rFonts w:ascii="Times New Roman" w:hAnsi="Times New Roman" w:cs="Times New Roman"/>
                <w:sz w:val="20"/>
                <w:szCs w:val="20"/>
              </w:rPr>
              <w:t xml:space="preserve"> –n –s 1000 –w </w:t>
            </w:r>
            <w:r w:rsidRPr="00FC1534">
              <w:rPr>
                <w:rFonts w:ascii="Times New Roman" w:hAnsi="Times New Roman" w:cs="Times New Roman"/>
                <w:i/>
                <w:sz w:val="20"/>
                <w:szCs w:val="20"/>
              </w:rPr>
              <w:t>‘</w:t>
            </w:r>
            <w:proofErr w:type="spellStart"/>
            <w:r>
              <w:rPr>
                <w:rFonts w:ascii="Times New Roman" w:hAnsi="Times New Roman" w:cs="Times New Roman"/>
                <w:i/>
                <w:sz w:val="20"/>
                <w:szCs w:val="20"/>
              </w:rPr>
              <w:t>yourFileN</w:t>
            </w:r>
            <w:r w:rsidRPr="00FC1534">
              <w:rPr>
                <w:rFonts w:ascii="Times New Roman" w:hAnsi="Times New Roman" w:cs="Times New Roman"/>
                <w:i/>
                <w:sz w:val="20"/>
                <w:szCs w:val="20"/>
              </w:rPr>
              <w:t>ame.pcap</w:t>
            </w:r>
            <w:proofErr w:type="spellEnd"/>
            <w:r w:rsidRPr="00FC1534">
              <w:rPr>
                <w:rFonts w:ascii="Times New Roman" w:hAnsi="Times New Roman" w:cs="Times New Roman"/>
                <w:i/>
                <w:sz w:val="20"/>
                <w:szCs w:val="20"/>
              </w:rPr>
              <w:t>’</w:t>
            </w:r>
          </w:p>
          <w:p w14:paraId="387454CF" w14:textId="77777777" w:rsidR="006F1EDF" w:rsidRDefault="006F1EDF" w:rsidP="00421179">
            <w:pPr>
              <w:spacing w:after="60" w:line="240" w:lineRule="auto"/>
              <w:rPr>
                <w:rFonts w:ascii="Times New Roman" w:hAnsi="Times New Roman" w:cs="Times New Roman"/>
                <w:sz w:val="20"/>
                <w:szCs w:val="20"/>
              </w:rPr>
            </w:pPr>
          </w:p>
          <w:p w14:paraId="387454D0" w14:textId="77777777" w:rsidR="006F1EDF" w:rsidRDefault="006F1EDF" w:rsidP="00421179">
            <w:pPr>
              <w:spacing w:after="60" w:line="240" w:lineRule="auto"/>
              <w:rPr>
                <w:rFonts w:ascii="Times New Roman" w:hAnsi="Times New Roman" w:cs="Times New Roman"/>
                <w:sz w:val="20"/>
                <w:szCs w:val="20"/>
              </w:rPr>
            </w:pPr>
            <w:r>
              <w:rPr>
                <w:rFonts w:ascii="Times New Roman" w:hAnsi="Times New Roman" w:cs="Times New Roman"/>
                <w:sz w:val="20"/>
                <w:szCs w:val="20"/>
              </w:rPr>
              <w:t>Parameter Details:</w:t>
            </w:r>
          </w:p>
          <w:p w14:paraId="387454D1" w14:textId="77777777" w:rsidR="006F1EDF" w:rsidRDefault="006F1EDF" w:rsidP="00421179">
            <w:pPr>
              <w:pStyle w:val="ListParagraph"/>
              <w:numPr>
                <w:ilvl w:val="0"/>
                <w:numId w:val="18"/>
              </w:numPr>
              <w:spacing w:after="60" w:line="240" w:lineRule="auto"/>
              <w:rPr>
                <w:rFonts w:ascii="Times New Roman" w:hAnsi="Times New Roman" w:cs="Times New Roman"/>
                <w:sz w:val="20"/>
                <w:szCs w:val="20"/>
              </w:rPr>
            </w:pPr>
            <w:r w:rsidRPr="00FC1534">
              <w:rPr>
                <w:rFonts w:ascii="Times New Roman" w:hAnsi="Times New Roman" w:cs="Times New Roman"/>
                <w:sz w:val="20"/>
                <w:szCs w:val="20"/>
              </w:rPr>
              <w:t xml:space="preserve">nice –n </w:t>
            </w:r>
            <w:proofErr w:type="gramStart"/>
            <w:r w:rsidRPr="00FC1534">
              <w:rPr>
                <w:rFonts w:ascii="Times New Roman" w:hAnsi="Times New Roman" w:cs="Times New Roman"/>
                <w:sz w:val="20"/>
                <w:szCs w:val="20"/>
              </w:rPr>
              <w:t xml:space="preserve">10 </w:t>
            </w:r>
            <w:r>
              <w:rPr>
                <w:rFonts w:ascii="Times New Roman" w:hAnsi="Times New Roman" w:cs="Times New Roman"/>
                <w:sz w:val="20"/>
                <w:szCs w:val="20"/>
              </w:rPr>
              <w:t>,</w:t>
            </w:r>
            <w:proofErr w:type="gramEnd"/>
            <w:r>
              <w:rPr>
                <w:rFonts w:ascii="Times New Roman" w:hAnsi="Times New Roman" w:cs="Times New Roman"/>
                <w:sz w:val="20"/>
                <w:szCs w:val="20"/>
              </w:rPr>
              <w:t xml:space="preserve">  </w:t>
            </w:r>
            <w:r w:rsidRPr="00FC1534">
              <w:rPr>
                <w:rFonts w:ascii="Times New Roman" w:hAnsi="Times New Roman" w:cs="Times New Roman"/>
                <w:sz w:val="20"/>
                <w:szCs w:val="20"/>
              </w:rPr>
              <w:t xml:space="preserve">raises the </w:t>
            </w:r>
            <w:r>
              <w:rPr>
                <w:rFonts w:ascii="Times New Roman" w:hAnsi="Times New Roman" w:cs="Times New Roman"/>
                <w:sz w:val="20"/>
                <w:szCs w:val="20"/>
              </w:rPr>
              <w:t xml:space="preserve">execution process priority of </w:t>
            </w:r>
            <w:r w:rsidRPr="00FC1534">
              <w:rPr>
                <w:rFonts w:ascii="Times New Roman" w:hAnsi="Times New Roman" w:cs="Times New Roman"/>
                <w:sz w:val="20"/>
                <w:szCs w:val="20"/>
              </w:rPr>
              <w:t>tcpdump as it runs</w:t>
            </w:r>
            <w:r>
              <w:rPr>
                <w:rFonts w:ascii="Times New Roman" w:hAnsi="Times New Roman" w:cs="Times New Roman"/>
                <w:sz w:val="20"/>
                <w:szCs w:val="20"/>
              </w:rPr>
              <w:t xml:space="preserve"> to 20</w:t>
            </w:r>
            <w:r w:rsidRPr="00FC1534">
              <w:rPr>
                <w:rFonts w:ascii="Times New Roman" w:hAnsi="Times New Roman" w:cs="Times New Roman"/>
                <w:sz w:val="20"/>
                <w:szCs w:val="20"/>
              </w:rPr>
              <w:t>.</w:t>
            </w:r>
          </w:p>
          <w:p w14:paraId="387454D2" w14:textId="77777777" w:rsidR="006F1EDF" w:rsidRDefault="006F1EDF" w:rsidP="00421179">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-n, suppresses </w:t>
            </w:r>
            <w:r w:rsidR="0040291D">
              <w:rPr>
                <w:rFonts w:ascii="Times New Roman" w:hAnsi="Times New Roman" w:cs="Times New Roman"/>
                <w:sz w:val="20"/>
                <w:szCs w:val="20"/>
              </w:rPr>
              <w:t>IP name</w:t>
            </w:r>
            <w:r>
              <w:rPr>
                <w:rFonts w:ascii="Times New Roman" w:hAnsi="Times New Roman" w:cs="Times New Roman"/>
                <w:sz w:val="20"/>
                <w:szCs w:val="20"/>
              </w:rPr>
              <w:t xml:space="preserve"> resolution which is expensive cpu wise.</w:t>
            </w:r>
          </w:p>
          <w:p w14:paraId="387454D3" w14:textId="77777777" w:rsidR="006F1EDF" w:rsidRDefault="006F1EDF" w:rsidP="00421179">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-s, sets the packet byte length to be captured per message</w:t>
            </w:r>
          </w:p>
          <w:p w14:paraId="387454D4" w14:textId="77777777" w:rsidR="006F1EDF" w:rsidRPr="00FC1534" w:rsidRDefault="006F1EDF" w:rsidP="00421179">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-w, commits the captured data to ‘pcap’ file for later analysis. </w:t>
            </w:r>
          </w:p>
        </w:tc>
        <w:tc>
          <w:tcPr>
            <w:tcW w:w="2790" w:type="dxa"/>
          </w:tcPr>
          <w:p w14:paraId="387454D5" w14:textId="77777777" w:rsidR="006F1EDF" w:rsidRDefault="006F1EDF" w:rsidP="00421179">
            <w:pPr>
              <w:pStyle w:val="List1"/>
              <w:numPr>
                <w:ilvl w:val="0"/>
                <w:numId w:val="0"/>
              </w:numPr>
              <w:rPr>
                <w:u w:val="single"/>
              </w:rPr>
            </w:pPr>
            <w:r>
              <w:rPr>
                <w:u w:val="single"/>
              </w:rPr>
              <w:t>Visual:</w:t>
            </w:r>
          </w:p>
          <w:p w14:paraId="387454D6" w14:textId="77777777" w:rsidR="006F1EDF" w:rsidRDefault="006F1EDF" w:rsidP="00421179">
            <w:pPr>
              <w:pStyle w:val="List1"/>
              <w:numPr>
                <w:ilvl w:val="0"/>
                <w:numId w:val="0"/>
              </w:numPr>
            </w:pPr>
            <w:r>
              <w:t>The following appears at the command prompt.</w:t>
            </w:r>
          </w:p>
          <w:p w14:paraId="387454D7" w14:textId="77777777" w:rsidR="006F1EDF" w:rsidRPr="007C26FA" w:rsidRDefault="006F1EDF" w:rsidP="00421179">
            <w:pPr>
              <w:autoSpaceDE w:val="0"/>
              <w:autoSpaceDN w:val="0"/>
              <w:adjustRightInd w:val="0"/>
              <w:spacing w:after="0" w:line="240" w:lineRule="auto"/>
              <w:rPr>
                <w:rFonts w:ascii="Lucida Console" w:eastAsia="Times New Roman" w:hAnsi="Lucida Console" w:cs="Lucida Console"/>
                <w:sz w:val="16"/>
                <w:szCs w:val="16"/>
              </w:rPr>
            </w:pPr>
            <w:r>
              <w:t xml:space="preserve"> </w:t>
            </w:r>
            <w:r w:rsidRPr="007C26FA">
              <w:rPr>
                <w:rFonts w:ascii="Lucida Console" w:eastAsia="Times New Roman" w:hAnsi="Lucida Console" w:cs="Lucida Console"/>
                <w:sz w:val="16"/>
                <w:szCs w:val="16"/>
              </w:rPr>
              <w:t>SOCK=/srme</w:t>
            </w:r>
          </w:p>
          <w:p w14:paraId="387454D8" w14:textId="77777777" w:rsidR="006F1EDF" w:rsidRPr="007C26FA" w:rsidRDefault="006F1EDF" w:rsidP="00421179">
            <w:pPr>
              <w:autoSpaceDE w:val="0"/>
              <w:autoSpaceDN w:val="0"/>
              <w:adjustRightInd w:val="0"/>
              <w:spacing w:after="0" w:line="240" w:lineRule="auto"/>
              <w:rPr>
                <w:rFonts w:ascii="Lucida Console" w:eastAsia="Times New Roman" w:hAnsi="Lucida Console" w:cs="Lucida Console"/>
                <w:sz w:val="16"/>
                <w:szCs w:val="16"/>
              </w:rPr>
            </w:pPr>
            <w:r w:rsidRPr="007C26FA">
              <w:rPr>
                <w:rFonts w:ascii="Lucida Console" w:eastAsia="Times New Roman" w:hAnsi="Lucida Console" w:cs="Lucida Console"/>
                <w:sz w:val="16"/>
                <w:szCs w:val="16"/>
              </w:rPr>
              <w:t>Number of instructions: 1</w:t>
            </w:r>
          </w:p>
          <w:p w14:paraId="387454D9" w14:textId="77777777" w:rsidR="006F1EDF" w:rsidRPr="007C26FA" w:rsidRDefault="006F1EDF" w:rsidP="00421179">
            <w:pPr>
              <w:autoSpaceDE w:val="0"/>
              <w:autoSpaceDN w:val="0"/>
              <w:adjustRightInd w:val="0"/>
              <w:spacing w:after="0" w:line="240" w:lineRule="auto"/>
              <w:rPr>
                <w:rFonts w:ascii="Lucida Console" w:eastAsia="Times New Roman" w:hAnsi="Lucida Console" w:cs="Lucida Console"/>
                <w:sz w:val="16"/>
                <w:szCs w:val="16"/>
              </w:rPr>
            </w:pPr>
            <w:r w:rsidRPr="007C26FA">
              <w:rPr>
                <w:rFonts w:ascii="Lucida Console" w:eastAsia="Times New Roman" w:hAnsi="Lucida Console" w:cs="Lucida Console"/>
                <w:sz w:val="16"/>
                <w:szCs w:val="16"/>
              </w:rPr>
              <w:t>Size of struct bpf_insn: 8</w:t>
            </w:r>
          </w:p>
          <w:p w14:paraId="387454DA" w14:textId="77777777" w:rsidR="006F1EDF" w:rsidRPr="007C26FA" w:rsidRDefault="006F1EDF" w:rsidP="00421179">
            <w:pPr>
              <w:autoSpaceDE w:val="0"/>
              <w:autoSpaceDN w:val="0"/>
              <w:adjustRightInd w:val="0"/>
              <w:spacing w:after="0" w:line="240" w:lineRule="auto"/>
              <w:rPr>
                <w:rFonts w:ascii="Lucida Console" w:eastAsia="Times New Roman" w:hAnsi="Lucida Console" w:cs="Lucida Console"/>
                <w:sz w:val="16"/>
                <w:szCs w:val="16"/>
              </w:rPr>
            </w:pPr>
            <w:r>
              <w:rPr>
                <w:rFonts w:ascii="Lucida Console" w:eastAsia="Times New Roman" w:hAnsi="Lucida Console" w:cs="Lucida Console"/>
                <w:sz w:val="16"/>
                <w:szCs w:val="16"/>
              </w:rPr>
              <w:t>tcpdump</w:t>
            </w:r>
            <w:r w:rsidRPr="007C26FA">
              <w:rPr>
                <w:rFonts w:ascii="Lucida Console" w:eastAsia="Times New Roman" w:hAnsi="Lucida Console" w:cs="Lucida Console"/>
                <w:sz w:val="16"/>
                <w:szCs w:val="16"/>
              </w:rPr>
              <w:t>: listening on en0</w:t>
            </w:r>
          </w:p>
          <w:p w14:paraId="387454DB" w14:textId="77777777" w:rsidR="006F1EDF" w:rsidRPr="00C40B5C" w:rsidRDefault="006F1EDF" w:rsidP="00421179">
            <w:pPr>
              <w:pStyle w:val="List1"/>
              <w:numPr>
                <w:ilvl w:val="0"/>
                <w:numId w:val="0"/>
              </w:numPr>
            </w:pPr>
            <w:r>
              <w:t xml:space="preserve"> </w:t>
            </w:r>
          </w:p>
        </w:tc>
        <w:tc>
          <w:tcPr>
            <w:tcW w:w="2650" w:type="dxa"/>
          </w:tcPr>
          <w:p w14:paraId="387454DC" w14:textId="77777777" w:rsidR="006F1EDF" w:rsidRPr="00554E01" w:rsidRDefault="006F1EDF" w:rsidP="00421179">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43" w:type="dxa"/>
          </w:tcPr>
          <w:p w14:paraId="387454DD" w14:textId="77777777" w:rsidR="006F1EDF" w:rsidRDefault="006F1EDF" w:rsidP="00421179">
            <w:pPr>
              <w:pStyle w:val="5x6cell"/>
              <w:widowControl/>
              <w:numPr>
                <w:ilvl w:val="12"/>
                <w:numId w:val="0"/>
              </w:numPr>
              <w:spacing w:before="0" w:after="0"/>
              <w:rPr>
                <w:iCs/>
              </w:rPr>
            </w:pPr>
          </w:p>
        </w:tc>
      </w:tr>
      <w:tr w:rsidR="009F671F" w14:paraId="387454EC" w14:textId="77777777" w:rsidTr="000A2590">
        <w:trPr>
          <w:cantSplit/>
          <w:trHeight w:val="975"/>
          <w:jc w:val="center"/>
        </w:trPr>
        <w:tc>
          <w:tcPr>
            <w:tcW w:w="871" w:type="dxa"/>
          </w:tcPr>
          <w:p w14:paraId="387454DF" w14:textId="77777777" w:rsidR="009F671F" w:rsidRDefault="009F671F" w:rsidP="006F1EDF">
            <w:pPr>
              <w:pStyle w:val="5x6cell"/>
              <w:widowControl/>
              <w:numPr>
                <w:ilvl w:val="0"/>
                <w:numId w:val="10"/>
              </w:numPr>
              <w:spacing w:before="0" w:after="0"/>
              <w:jc w:val="center"/>
            </w:pPr>
          </w:p>
        </w:tc>
        <w:tc>
          <w:tcPr>
            <w:tcW w:w="6965" w:type="dxa"/>
          </w:tcPr>
          <w:p w14:paraId="387454E0" w14:textId="77777777" w:rsidR="009F671F" w:rsidRDefault="009F671F" w:rsidP="00664E2C">
            <w:pPr>
              <w:spacing w:after="0" w:line="240" w:lineRule="auto"/>
              <w:rPr>
                <w:rFonts w:ascii="Times New Roman" w:eastAsia="Calibri" w:hAnsi="Times New Roman" w:cs="Times New Roman"/>
                <w:sz w:val="20"/>
                <w:szCs w:val="20"/>
              </w:rPr>
            </w:pPr>
            <w:r>
              <w:rPr>
                <w:rFonts w:ascii="Times New Roman" w:eastAsia="Calibri" w:hAnsi="Times New Roman" w:cs="Times New Roman"/>
                <w:sz w:val="20"/>
                <w:szCs w:val="20"/>
              </w:rPr>
              <w:t>Note content of Extratech_concurrent_moves.dep to be:</w:t>
            </w:r>
          </w:p>
          <w:p w14:paraId="387454E1" w14:textId="77777777" w:rsidR="009F671F" w:rsidRPr="005B59AD" w:rsidRDefault="00A25BE9" w:rsidP="00664E2C">
            <w:pPr>
              <w:spacing w:after="0" w:line="240" w:lineRule="auto"/>
              <w:rPr>
                <w:rFonts w:ascii="Times New Roman" w:eastAsia="Calibri" w:hAnsi="Times New Roman" w:cs="Times New Roman"/>
                <w:sz w:val="20"/>
                <w:szCs w:val="20"/>
              </w:rPr>
            </w:pPr>
            <w:proofErr w:type="spellStart"/>
            <w:r>
              <w:rPr>
                <w:rFonts w:ascii="Times New Roman" w:eastAsia="Calibri" w:hAnsi="Times New Roman" w:cs="Times New Roman"/>
                <w:sz w:val="20"/>
                <w:szCs w:val="20"/>
              </w:rPr>
              <w:t>HEADER,extratech_concurrent</w:t>
            </w:r>
            <w:r w:rsidR="009F671F">
              <w:rPr>
                <w:rFonts w:ascii="Times New Roman" w:eastAsia="Calibri" w:hAnsi="Times New Roman" w:cs="Times New Roman"/>
                <w:sz w:val="20"/>
                <w:szCs w:val="20"/>
              </w:rPr>
              <w:t>_moves.</w:t>
            </w:r>
            <w:r>
              <w:rPr>
                <w:rFonts w:ascii="Times New Roman" w:eastAsia="Calibri" w:hAnsi="Times New Roman" w:cs="Times New Roman"/>
                <w:sz w:val="20"/>
                <w:szCs w:val="20"/>
              </w:rPr>
              <w:t>dep,DEP_TYPE</w:t>
            </w:r>
            <w:proofErr w:type="spellEnd"/>
            <w:r>
              <w:rPr>
                <w:rFonts w:ascii="Times New Roman" w:eastAsia="Calibri" w:hAnsi="Times New Roman" w:cs="Times New Roman"/>
                <w:sz w:val="20"/>
                <w:szCs w:val="20"/>
              </w:rPr>
              <w:t>,</w:t>
            </w:r>
          </w:p>
          <w:p w14:paraId="387454E2" w14:textId="77777777" w:rsidR="009F671F" w:rsidRPr="005B59AD" w:rsidRDefault="009F671F" w:rsidP="00664E2C">
            <w:pPr>
              <w:spacing w:after="0" w:line="240" w:lineRule="auto"/>
              <w:rPr>
                <w:rFonts w:ascii="Times New Roman" w:eastAsia="Calibri" w:hAnsi="Times New Roman" w:cs="Times New Roman"/>
                <w:sz w:val="20"/>
                <w:szCs w:val="20"/>
              </w:rPr>
            </w:pPr>
            <w:r w:rsidRPr="005B59AD">
              <w:rPr>
                <w:rFonts w:ascii="Times New Roman" w:eastAsia="Calibri" w:hAnsi="Times New Roman" w:cs="Times New Roman"/>
                <w:sz w:val="20"/>
                <w:szCs w:val="20"/>
              </w:rPr>
              <w:t>SET,1,0,NO_INSERT_SCRIPT</w:t>
            </w:r>
          </w:p>
          <w:p w14:paraId="387454E3" w14:textId="77777777" w:rsidR="009F671F" w:rsidRPr="005B59AD" w:rsidRDefault="009F671F" w:rsidP="00664E2C">
            <w:pPr>
              <w:spacing w:after="0" w:line="240" w:lineRule="auto"/>
              <w:rPr>
                <w:rFonts w:ascii="Times New Roman" w:eastAsia="Calibri" w:hAnsi="Times New Roman" w:cs="Times New Roman"/>
                <w:sz w:val="20"/>
                <w:szCs w:val="20"/>
              </w:rPr>
            </w:pPr>
            <w:r w:rsidRPr="005B59AD">
              <w:rPr>
                <w:rFonts w:ascii="Times New Roman" w:eastAsia="Calibri" w:hAnsi="Times New Roman" w:cs="Times New Roman"/>
                <w:sz w:val="20"/>
                <w:szCs w:val="20"/>
              </w:rPr>
              <w:t>OP,10,PrimMetTrkMvToSeal,0,0,0,0,0,0,0,0,0,0,ENABLED,NO_OVERRIDE</w:t>
            </w:r>
          </w:p>
          <w:p w14:paraId="387454E4" w14:textId="77777777" w:rsidR="009F671F" w:rsidRPr="005B59AD" w:rsidRDefault="009F671F" w:rsidP="00664E2C">
            <w:pPr>
              <w:spacing w:after="0" w:line="240" w:lineRule="auto"/>
              <w:rPr>
                <w:rFonts w:ascii="Times New Roman" w:eastAsia="Calibri" w:hAnsi="Times New Roman" w:cs="Times New Roman"/>
                <w:sz w:val="20"/>
                <w:szCs w:val="20"/>
              </w:rPr>
            </w:pPr>
            <w:r w:rsidRPr="005B59AD">
              <w:rPr>
                <w:rFonts w:ascii="Times New Roman" w:eastAsia="Calibri" w:hAnsi="Times New Roman" w:cs="Times New Roman"/>
                <w:sz w:val="20"/>
                <w:szCs w:val="20"/>
              </w:rPr>
              <w:t>OP,20,SecMetTrkMvToDump,0,0,0,0,0,0,0,0,0,0,ENABLED,NO_OVERRIDE</w:t>
            </w:r>
          </w:p>
          <w:p w14:paraId="387454E5" w14:textId="77777777" w:rsidR="009F671F" w:rsidRPr="005B59AD" w:rsidRDefault="009F671F" w:rsidP="00664E2C">
            <w:pPr>
              <w:spacing w:after="0" w:line="240" w:lineRule="auto"/>
              <w:rPr>
                <w:rFonts w:ascii="Times New Roman" w:eastAsia="Calibri" w:hAnsi="Times New Roman" w:cs="Times New Roman"/>
                <w:sz w:val="20"/>
                <w:szCs w:val="20"/>
              </w:rPr>
            </w:pPr>
            <w:r w:rsidRPr="005B59AD">
              <w:rPr>
                <w:rFonts w:ascii="Times New Roman" w:eastAsia="Calibri" w:hAnsi="Times New Roman" w:cs="Times New Roman"/>
                <w:sz w:val="20"/>
                <w:szCs w:val="20"/>
              </w:rPr>
              <w:t>OP,30,SecMetTrkMvDumpToVtip,20,0,0,0,0,0,0,0,0,0,ENABLED,NO_OVERRIDE</w:t>
            </w:r>
          </w:p>
          <w:p w14:paraId="387454E6" w14:textId="77777777" w:rsidR="009F671F" w:rsidRPr="005B59AD" w:rsidRDefault="009F671F" w:rsidP="00664E2C">
            <w:pPr>
              <w:spacing w:after="0" w:line="240" w:lineRule="auto"/>
              <w:rPr>
                <w:rFonts w:ascii="Times New Roman" w:eastAsia="Calibri" w:hAnsi="Times New Roman" w:cs="Times New Roman"/>
                <w:sz w:val="20"/>
                <w:szCs w:val="20"/>
              </w:rPr>
            </w:pPr>
            <w:r w:rsidRPr="005B59AD">
              <w:rPr>
                <w:rFonts w:ascii="Times New Roman" w:eastAsia="Calibri" w:hAnsi="Times New Roman" w:cs="Times New Roman"/>
                <w:sz w:val="20"/>
                <w:szCs w:val="20"/>
              </w:rPr>
              <w:t>OP,40,PrimMetTrkMvSealToQtip,10,0,0,0,0,0,0,0,0,0,ENABLED,NO_OVERRIDE</w:t>
            </w:r>
          </w:p>
          <w:p w14:paraId="387454E7" w14:textId="77777777" w:rsidR="009F671F" w:rsidRPr="005B59AD" w:rsidRDefault="009F671F" w:rsidP="00664E2C">
            <w:pPr>
              <w:spacing w:after="0" w:line="240" w:lineRule="auto"/>
              <w:rPr>
                <w:rFonts w:ascii="Times New Roman" w:eastAsia="Calibri" w:hAnsi="Times New Roman" w:cs="Times New Roman"/>
                <w:sz w:val="20"/>
                <w:szCs w:val="20"/>
              </w:rPr>
            </w:pPr>
            <w:r w:rsidRPr="005B59AD">
              <w:rPr>
                <w:rFonts w:ascii="Times New Roman" w:eastAsia="Calibri" w:hAnsi="Times New Roman" w:cs="Times New Roman"/>
                <w:sz w:val="20"/>
                <w:szCs w:val="20"/>
              </w:rPr>
              <w:t>OP,50,PrimMetTrkMvQtipToVtip,40,0,0,0,0,0,0,0,0,0,ENABLED,NO_OVERRIDE</w:t>
            </w:r>
          </w:p>
          <w:p w14:paraId="387454E8" w14:textId="77777777" w:rsidR="009F671F" w:rsidRDefault="009F671F" w:rsidP="00131EA8">
            <w:pPr>
              <w:spacing w:after="60" w:line="240" w:lineRule="auto"/>
              <w:rPr>
                <w:rFonts w:ascii="Times New Roman" w:hAnsi="Times New Roman" w:cs="Times New Roman"/>
                <w:sz w:val="20"/>
                <w:szCs w:val="20"/>
              </w:rPr>
            </w:pPr>
          </w:p>
        </w:tc>
        <w:tc>
          <w:tcPr>
            <w:tcW w:w="2790" w:type="dxa"/>
          </w:tcPr>
          <w:p w14:paraId="387454E9" w14:textId="77777777" w:rsidR="009F671F" w:rsidRPr="00396F34" w:rsidRDefault="00396F34" w:rsidP="00131EA8">
            <w:pPr>
              <w:pStyle w:val="List1"/>
              <w:numPr>
                <w:ilvl w:val="0"/>
                <w:numId w:val="0"/>
              </w:numPr>
            </w:pPr>
            <w:r w:rsidRPr="00396F34">
              <w:t>NA</w:t>
            </w:r>
          </w:p>
        </w:tc>
        <w:tc>
          <w:tcPr>
            <w:tcW w:w="2650" w:type="dxa"/>
          </w:tcPr>
          <w:p w14:paraId="387454EA" w14:textId="77777777" w:rsidR="009F671F" w:rsidRPr="0099087A" w:rsidRDefault="00396F34" w:rsidP="00396F34">
            <w:pPr>
              <w:spacing w:after="0" w:line="240" w:lineRule="auto"/>
              <w:rPr>
                <w:rFonts w:ascii="Times New Roman" w:eastAsia="Calibri" w:hAnsi="Times New Roman" w:cs="Times New Roman"/>
                <w:sz w:val="20"/>
                <w:szCs w:val="20"/>
              </w:rPr>
            </w:pPr>
            <w:r>
              <w:rPr>
                <w:rFonts w:ascii="Times New Roman" w:eastAsia="Calibri" w:hAnsi="Times New Roman" w:cs="Times New Roman"/>
                <w:sz w:val="20"/>
                <w:szCs w:val="20"/>
              </w:rPr>
              <w:t>NA</w:t>
            </w:r>
          </w:p>
        </w:tc>
        <w:tc>
          <w:tcPr>
            <w:tcW w:w="643" w:type="dxa"/>
          </w:tcPr>
          <w:p w14:paraId="387454EB" w14:textId="77777777" w:rsidR="009F671F" w:rsidRDefault="009F671F" w:rsidP="00131EA8">
            <w:pPr>
              <w:pStyle w:val="5x6cell"/>
              <w:widowControl/>
              <w:numPr>
                <w:ilvl w:val="12"/>
                <w:numId w:val="0"/>
              </w:numPr>
              <w:spacing w:before="0" w:after="0"/>
              <w:rPr>
                <w:iCs/>
              </w:rPr>
            </w:pPr>
          </w:p>
        </w:tc>
      </w:tr>
      <w:tr w:rsidR="009F671F" w14:paraId="387454F3" w14:textId="77777777" w:rsidTr="00870C64">
        <w:trPr>
          <w:cantSplit/>
          <w:trHeight w:val="795"/>
          <w:jc w:val="center"/>
        </w:trPr>
        <w:tc>
          <w:tcPr>
            <w:tcW w:w="871" w:type="dxa"/>
          </w:tcPr>
          <w:p w14:paraId="387454ED" w14:textId="77777777" w:rsidR="009F671F" w:rsidRDefault="009F671F" w:rsidP="00932421">
            <w:pPr>
              <w:pStyle w:val="5x6cell"/>
              <w:widowControl/>
              <w:numPr>
                <w:ilvl w:val="0"/>
                <w:numId w:val="10"/>
              </w:numPr>
              <w:spacing w:before="0" w:after="0"/>
              <w:jc w:val="center"/>
            </w:pPr>
          </w:p>
        </w:tc>
        <w:tc>
          <w:tcPr>
            <w:tcW w:w="6965" w:type="dxa"/>
          </w:tcPr>
          <w:p w14:paraId="387454EE" w14:textId="77777777" w:rsidR="009F671F" w:rsidRDefault="009F671F" w:rsidP="00870C64">
            <w:pPr>
              <w:pStyle w:val="5x6cell"/>
              <w:widowControl/>
              <w:spacing w:before="0" w:after="0"/>
            </w:pPr>
            <w:r>
              <w:t xml:space="preserve">Enable the Stop On Failure checkbox on the Scripting Page Interface.  </w:t>
            </w:r>
          </w:p>
        </w:tc>
        <w:tc>
          <w:tcPr>
            <w:tcW w:w="2790" w:type="dxa"/>
          </w:tcPr>
          <w:p w14:paraId="387454EF" w14:textId="77777777" w:rsidR="009F671F" w:rsidRDefault="009F671F" w:rsidP="00131EA8">
            <w:pPr>
              <w:pStyle w:val="List1"/>
              <w:numPr>
                <w:ilvl w:val="0"/>
                <w:numId w:val="0"/>
              </w:numPr>
              <w:rPr>
                <w:u w:val="single"/>
              </w:rPr>
            </w:pPr>
            <w:r>
              <w:rPr>
                <w:u w:val="single"/>
              </w:rPr>
              <w:t>Visual:</w:t>
            </w:r>
          </w:p>
          <w:p w14:paraId="387454F0" w14:textId="77777777" w:rsidR="009F671F" w:rsidRPr="007F3032" w:rsidRDefault="009F671F" w:rsidP="00131EA8">
            <w:pPr>
              <w:pStyle w:val="5x6cell"/>
              <w:spacing w:before="0" w:after="0"/>
            </w:pPr>
            <w:r>
              <w:t xml:space="preserve">Check box shows as enabled. </w:t>
            </w:r>
          </w:p>
        </w:tc>
        <w:tc>
          <w:tcPr>
            <w:tcW w:w="2650" w:type="dxa"/>
          </w:tcPr>
          <w:p w14:paraId="387454F1" w14:textId="77777777" w:rsidR="009F671F" w:rsidRPr="00870C64" w:rsidRDefault="009F671F"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643" w:type="dxa"/>
          </w:tcPr>
          <w:p w14:paraId="387454F2" w14:textId="77777777" w:rsidR="009F671F" w:rsidRDefault="009F671F" w:rsidP="00131EA8">
            <w:pPr>
              <w:pStyle w:val="5x6cell"/>
              <w:widowControl/>
              <w:numPr>
                <w:ilvl w:val="12"/>
                <w:numId w:val="0"/>
              </w:numPr>
              <w:spacing w:before="0" w:after="0"/>
              <w:rPr>
                <w:iCs/>
              </w:rPr>
            </w:pPr>
          </w:p>
        </w:tc>
      </w:tr>
      <w:tr w:rsidR="009F671F" w14:paraId="387454F9" w14:textId="77777777" w:rsidTr="00870C64">
        <w:trPr>
          <w:cantSplit/>
          <w:trHeight w:val="588"/>
          <w:jc w:val="center"/>
        </w:trPr>
        <w:tc>
          <w:tcPr>
            <w:tcW w:w="871" w:type="dxa"/>
          </w:tcPr>
          <w:p w14:paraId="387454F4" w14:textId="77777777" w:rsidR="009F671F" w:rsidRDefault="009F671F" w:rsidP="00932421">
            <w:pPr>
              <w:pStyle w:val="5x6cell"/>
              <w:widowControl/>
              <w:numPr>
                <w:ilvl w:val="0"/>
                <w:numId w:val="10"/>
              </w:numPr>
              <w:spacing w:before="0" w:after="0"/>
              <w:jc w:val="center"/>
            </w:pPr>
          </w:p>
        </w:tc>
        <w:tc>
          <w:tcPr>
            <w:tcW w:w="6965" w:type="dxa"/>
          </w:tcPr>
          <w:p w14:paraId="387454F5" w14:textId="77777777" w:rsidR="009F671F" w:rsidRDefault="009F671F" w:rsidP="00131EA8">
            <w:pPr>
              <w:pStyle w:val="5x6cell"/>
              <w:widowControl/>
              <w:spacing w:before="0" w:after="0"/>
            </w:pPr>
            <w:r>
              <w:t xml:space="preserve">Specify a repeat command count of 20000 on the Scripting Page interface.  </w:t>
            </w:r>
          </w:p>
        </w:tc>
        <w:tc>
          <w:tcPr>
            <w:tcW w:w="2790" w:type="dxa"/>
          </w:tcPr>
          <w:p w14:paraId="387454F6" w14:textId="77777777" w:rsidR="009F671F" w:rsidRPr="00965869" w:rsidRDefault="009F671F" w:rsidP="00131EA8">
            <w:pPr>
              <w:pStyle w:val="List1"/>
              <w:numPr>
                <w:ilvl w:val="0"/>
                <w:numId w:val="0"/>
              </w:numPr>
            </w:pPr>
            <w:r w:rsidRPr="00965869">
              <w:t>NA</w:t>
            </w:r>
          </w:p>
        </w:tc>
        <w:tc>
          <w:tcPr>
            <w:tcW w:w="2650" w:type="dxa"/>
          </w:tcPr>
          <w:p w14:paraId="387454F7" w14:textId="77777777" w:rsidR="009F671F" w:rsidRPr="00965869" w:rsidRDefault="009F671F" w:rsidP="00131EA8">
            <w:pPr>
              <w:spacing w:after="0" w:line="240" w:lineRule="auto"/>
              <w:ind w:left="360"/>
              <w:rPr>
                <w:rFonts w:ascii="Times New Roman" w:eastAsia="Calibri" w:hAnsi="Times New Roman" w:cs="Times New Roman"/>
                <w:sz w:val="20"/>
                <w:szCs w:val="20"/>
              </w:rPr>
            </w:pPr>
            <w:r w:rsidRPr="00965869">
              <w:rPr>
                <w:rFonts w:ascii="Times New Roman" w:eastAsia="Calibri" w:hAnsi="Times New Roman" w:cs="Times New Roman"/>
                <w:sz w:val="20"/>
                <w:szCs w:val="20"/>
              </w:rPr>
              <w:t>NA</w:t>
            </w:r>
          </w:p>
        </w:tc>
        <w:tc>
          <w:tcPr>
            <w:tcW w:w="643" w:type="dxa"/>
          </w:tcPr>
          <w:p w14:paraId="387454F8" w14:textId="77777777" w:rsidR="009F671F" w:rsidRDefault="009F671F" w:rsidP="00131EA8">
            <w:pPr>
              <w:pStyle w:val="5x6cell"/>
              <w:widowControl/>
              <w:numPr>
                <w:ilvl w:val="12"/>
                <w:numId w:val="0"/>
              </w:numPr>
              <w:spacing w:before="0" w:after="0"/>
              <w:rPr>
                <w:iCs/>
              </w:rPr>
            </w:pPr>
          </w:p>
        </w:tc>
      </w:tr>
      <w:tr w:rsidR="009F671F" w14:paraId="38745505" w14:textId="77777777" w:rsidTr="000A2590">
        <w:trPr>
          <w:cantSplit/>
          <w:jc w:val="center"/>
        </w:trPr>
        <w:tc>
          <w:tcPr>
            <w:tcW w:w="871" w:type="dxa"/>
          </w:tcPr>
          <w:p w14:paraId="387454FA" w14:textId="77777777" w:rsidR="009F671F" w:rsidRDefault="009F671F" w:rsidP="00932421">
            <w:pPr>
              <w:pStyle w:val="5x6cell"/>
              <w:widowControl/>
              <w:numPr>
                <w:ilvl w:val="0"/>
                <w:numId w:val="10"/>
              </w:numPr>
              <w:tabs>
                <w:tab w:val="clear" w:pos="720"/>
              </w:tabs>
              <w:spacing w:before="0" w:after="0"/>
              <w:jc w:val="center"/>
            </w:pPr>
          </w:p>
        </w:tc>
        <w:tc>
          <w:tcPr>
            <w:tcW w:w="6965" w:type="dxa"/>
          </w:tcPr>
          <w:p w14:paraId="387454FB" w14:textId="77777777" w:rsidR="009F671F" w:rsidRDefault="009F671F" w:rsidP="000A2590">
            <w:pPr>
              <w:pStyle w:val="5x6cell"/>
              <w:widowControl/>
              <w:spacing w:before="0" w:after="0"/>
            </w:pPr>
            <w:r>
              <w:t xml:space="preserve">Start execution of the </w:t>
            </w:r>
            <w:r>
              <w:rPr>
                <w:b/>
              </w:rPr>
              <w:t>e</w:t>
            </w:r>
            <w:r w:rsidR="00C02CF4">
              <w:rPr>
                <w:b/>
              </w:rPr>
              <w:t>xtratech_concurrent</w:t>
            </w:r>
            <w:r w:rsidRPr="00131EA8">
              <w:rPr>
                <w:b/>
              </w:rPr>
              <w:t>_</w:t>
            </w:r>
            <w:r w:rsidR="00C02CF4">
              <w:rPr>
                <w:b/>
              </w:rPr>
              <w:t>moves</w:t>
            </w:r>
            <w:r w:rsidRPr="00131EA8">
              <w:rPr>
                <w:b/>
              </w:rPr>
              <w:t>.</w:t>
            </w:r>
            <w:r>
              <w:rPr>
                <w:b/>
              </w:rPr>
              <w:t xml:space="preserve">dep </w:t>
            </w:r>
            <w:r w:rsidRPr="008F641F">
              <w:t>script</w:t>
            </w:r>
            <w:r>
              <w:t xml:space="preserve"> </w:t>
            </w:r>
            <w:r w:rsidRPr="000A5554">
              <w:rPr>
                <w:b/>
              </w:rPr>
              <w:t xml:space="preserve">and </w:t>
            </w:r>
            <w:r>
              <w:t xml:space="preserve">quickly press the </w:t>
            </w:r>
            <w:r w:rsidRPr="003D6268">
              <w:rPr>
                <w:b/>
              </w:rPr>
              <w:t xml:space="preserve">‘?’ </w:t>
            </w:r>
            <w:r>
              <w:t xml:space="preserve">help button.  </w:t>
            </w:r>
          </w:p>
          <w:p w14:paraId="387454FC" w14:textId="77777777" w:rsidR="009F671F" w:rsidRDefault="009F671F" w:rsidP="000A2590">
            <w:pPr>
              <w:pStyle w:val="5x6cell"/>
              <w:widowControl/>
              <w:spacing w:before="0" w:after="0"/>
            </w:pPr>
            <w:r>
              <w:t>(This action bypasses the processing that is required to update the scripting interface page which was found to effect test results)</w:t>
            </w:r>
          </w:p>
        </w:tc>
        <w:tc>
          <w:tcPr>
            <w:tcW w:w="2790" w:type="dxa"/>
          </w:tcPr>
          <w:p w14:paraId="387454FD" w14:textId="77777777" w:rsidR="009F671F" w:rsidRDefault="009F671F" w:rsidP="000A2590">
            <w:pPr>
              <w:pStyle w:val="List1"/>
              <w:numPr>
                <w:ilvl w:val="0"/>
                <w:numId w:val="0"/>
              </w:numPr>
              <w:rPr>
                <w:u w:val="single"/>
              </w:rPr>
            </w:pPr>
            <w:r>
              <w:rPr>
                <w:u w:val="single"/>
              </w:rPr>
              <w:t>Visual:</w:t>
            </w:r>
          </w:p>
          <w:p w14:paraId="387454FE" w14:textId="77777777" w:rsidR="009F671F" w:rsidRDefault="009F671F" w:rsidP="000A2590">
            <w:pPr>
              <w:pStyle w:val="List1"/>
              <w:numPr>
                <w:ilvl w:val="0"/>
                <w:numId w:val="0"/>
              </w:numPr>
            </w:pPr>
            <w:r>
              <w:t>Scripting page begins to show commands being sent and executed.</w:t>
            </w:r>
          </w:p>
          <w:p w14:paraId="387454FF" w14:textId="77777777" w:rsidR="009F671F" w:rsidRDefault="009F671F" w:rsidP="000A2590">
            <w:pPr>
              <w:pStyle w:val="5x6cell"/>
              <w:spacing w:before="0" w:after="0"/>
            </w:pPr>
          </w:p>
          <w:p w14:paraId="38745500" w14:textId="77777777" w:rsidR="009F671F" w:rsidRDefault="009F671F" w:rsidP="000A2590">
            <w:pPr>
              <w:pStyle w:val="5x6cell"/>
              <w:spacing w:before="0" w:after="0"/>
            </w:pPr>
            <w:r>
              <w:t xml:space="preserve">The Help Page of the analyzer is displayed on the monitor. </w:t>
            </w:r>
          </w:p>
          <w:p w14:paraId="38745501" w14:textId="77777777" w:rsidR="009F671F" w:rsidRPr="007F3032" w:rsidRDefault="009F671F" w:rsidP="000A2590">
            <w:pPr>
              <w:pStyle w:val="5x6cell"/>
              <w:spacing w:before="0" w:after="0"/>
            </w:pPr>
          </w:p>
        </w:tc>
        <w:tc>
          <w:tcPr>
            <w:tcW w:w="2650" w:type="dxa"/>
          </w:tcPr>
          <w:p w14:paraId="38745502" w14:textId="77777777" w:rsidR="009F671F" w:rsidRPr="001917C0" w:rsidRDefault="009F671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503" w14:textId="77777777" w:rsidR="009F671F" w:rsidRDefault="009F671F" w:rsidP="00DD1FD7">
            <w:pPr>
              <w:pStyle w:val="5x6cell"/>
              <w:tabs>
                <w:tab w:val="clear" w:pos="0"/>
                <w:tab w:val="clear" w:pos="1440"/>
                <w:tab w:val="clear" w:pos="2160"/>
              </w:tabs>
              <w:spacing w:before="0" w:after="0"/>
              <w:ind w:left="388"/>
              <w:rPr>
                <w:szCs w:val="26"/>
              </w:rPr>
            </w:pPr>
          </w:p>
        </w:tc>
        <w:tc>
          <w:tcPr>
            <w:tcW w:w="643" w:type="dxa"/>
          </w:tcPr>
          <w:p w14:paraId="38745504" w14:textId="77777777" w:rsidR="009F671F" w:rsidRDefault="009F671F" w:rsidP="00131EA8">
            <w:pPr>
              <w:pStyle w:val="5x6cell"/>
              <w:widowControl/>
              <w:numPr>
                <w:ilvl w:val="12"/>
                <w:numId w:val="0"/>
              </w:numPr>
              <w:spacing w:before="0" w:after="0"/>
              <w:rPr>
                <w:iCs/>
              </w:rPr>
            </w:pPr>
          </w:p>
        </w:tc>
      </w:tr>
      <w:tr w:rsidR="009F671F" w14:paraId="38745507" w14:textId="77777777" w:rsidTr="002D57C3">
        <w:trPr>
          <w:cantSplit/>
          <w:jc w:val="center"/>
        </w:trPr>
        <w:tc>
          <w:tcPr>
            <w:tcW w:w="13919" w:type="dxa"/>
            <w:gridSpan w:val="5"/>
          </w:tcPr>
          <w:p w14:paraId="38745506" w14:textId="77777777" w:rsidR="009F671F" w:rsidRDefault="009F671F" w:rsidP="00131EA8">
            <w:pPr>
              <w:pStyle w:val="5x6cell"/>
              <w:spacing w:before="0" w:after="0"/>
              <w:rPr>
                <w:b/>
                <w:bCs/>
              </w:rPr>
            </w:pPr>
            <w:r>
              <w:rPr>
                <w:b/>
                <w:bCs/>
              </w:rPr>
              <w:t>Exit Steps</w:t>
            </w:r>
          </w:p>
        </w:tc>
      </w:tr>
      <w:tr w:rsidR="00C02CF4" w14:paraId="38745516" w14:textId="77777777" w:rsidTr="000A2590">
        <w:trPr>
          <w:cantSplit/>
          <w:jc w:val="center"/>
        </w:trPr>
        <w:tc>
          <w:tcPr>
            <w:tcW w:w="871" w:type="dxa"/>
          </w:tcPr>
          <w:p w14:paraId="38745508" w14:textId="77777777" w:rsidR="00C02CF4" w:rsidRDefault="00C02CF4" w:rsidP="006F1EDF">
            <w:pPr>
              <w:pStyle w:val="5x6cell"/>
              <w:widowControl/>
              <w:numPr>
                <w:ilvl w:val="0"/>
                <w:numId w:val="21"/>
              </w:numPr>
              <w:tabs>
                <w:tab w:val="clear" w:pos="720"/>
              </w:tabs>
              <w:spacing w:before="0" w:after="0"/>
              <w:jc w:val="center"/>
            </w:pPr>
          </w:p>
        </w:tc>
        <w:tc>
          <w:tcPr>
            <w:tcW w:w="6965" w:type="dxa"/>
          </w:tcPr>
          <w:p w14:paraId="38745509" w14:textId="77777777" w:rsidR="00C02CF4" w:rsidRDefault="00C02CF4" w:rsidP="00421179">
            <w:pPr>
              <w:pStyle w:val="5x6cell"/>
              <w:widowControl/>
              <w:numPr>
                <w:ilvl w:val="12"/>
                <w:numId w:val="0"/>
              </w:numPr>
              <w:spacing w:before="0" w:after="0"/>
              <w:rPr>
                <w:bCs/>
              </w:rPr>
            </w:pPr>
            <w:r>
              <w:rPr>
                <w:bCs/>
              </w:rPr>
              <w:t xml:space="preserve">When the script has completely executed all repetitions stop the tcpdump capture process by entering CTRL-C at the Qnx window where tcpdump was launched. </w:t>
            </w:r>
          </w:p>
          <w:p w14:paraId="3874550A" w14:textId="77777777" w:rsidR="00C02CF4" w:rsidRDefault="00C02CF4" w:rsidP="00421179">
            <w:pPr>
              <w:pStyle w:val="5x6cell"/>
              <w:widowControl/>
              <w:numPr>
                <w:ilvl w:val="12"/>
                <w:numId w:val="0"/>
              </w:numPr>
              <w:spacing w:before="0" w:after="0"/>
              <w:rPr>
                <w:bCs/>
              </w:rPr>
            </w:pPr>
          </w:p>
          <w:p w14:paraId="3874550B" w14:textId="77777777" w:rsidR="00C02CF4" w:rsidRDefault="00C02CF4" w:rsidP="00421179">
            <w:pPr>
              <w:pStyle w:val="5x6cell"/>
              <w:widowControl/>
              <w:numPr>
                <w:ilvl w:val="0"/>
                <w:numId w:val="19"/>
              </w:numPr>
              <w:spacing w:before="0" w:after="0"/>
              <w:rPr>
                <w:bCs/>
              </w:rPr>
            </w:pPr>
            <w:r>
              <w:rPr>
                <w:bCs/>
              </w:rPr>
              <w:t>Note number of packets dropped.</w:t>
            </w:r>
          </w:p>
          <w:p w14:paraId="3874550C" w14:textId="77777777" w:rsidR="00C02CF4" w:rsidRDefault="00C02CF4" w:rsidP="00421179">
            <w:pPr>
              <w:pStyle w:val="5x6cell"/>
              <w:widowControl/>
              <w:spacing w:before="0" w:after="0"/>
              <w:ind w:left="720"/>
              <w:rPr>
                <w:bCs/>
              </w:rPr>
            </w:pPr>
          </w:p>
        </w:tc>
        <w:tc>
          <w:tcPr>
            <w:tcW w:w="2790" w:type="dxa"/>
          </w:tcPr>
          <w:p w14:paraId="3874550D" w14:textId="77777777" w:rsidR="00C02CF4" w:rsidRPr="00300A19" w:rsidRDefault="00C02CF4" w:rsidP="00421179">
            <w:pPr>
              <w:pStyle w:val="List1"/>
              <w:numPr>
                <w:ilvl w:val="0"/>
                <w:numId w:val="0"/>
              </w:numPr>
              <w:rPr>
                <w:b/>
              </w:rPr>
            </w:pPr>
            <w:r w:rsidRPr="00300A19">
              <w:rPr>
                <w:u w:val="single"/>
              </w:rPr>
              <w:t>Visual</w:t>
            </w:r>
            <w:r w:rsidRPr="00300A19">
              <w:rPr>
                <w:b/>
              </w:rPr>
              <w:t>:</w:t>
            </w:r>
          </w:p>
          <w:p w14:paraId="3874550E" w14:textId="77777777" w:rsidR="00C02CF4" w:rsidRPr="00300A19" w:rsidRDefault="00C02CF4" w:rsidP="00421179">
            <w:pPr>
              <w:autoSpaceDE w:val="0"/>
              <w:autoSpaceDN w:val="0"/>
              <w:adjustRightInd w:val="0"/>
              <w:spacing w:after="0" w:line="240" w:lineRule="auto"/>
              <w:rPr>
                <w:rFonts w:ascii="Times New Roman" w:eastAsia="Times New Roman" w:hAnsi="Times New Roman" w:cs="Times New Roman"/>
                <w:sz w:val="20"/>
                <w:szCs w:val="20"/>
              </w:rPr>
            </w:pPr>
          </w:p>
          <w:p w14:paraId="3874550F" w14:textId="77777777" w:rsidR="00C02CF4" w:rsidRPr="00300A19" w:rsidRDefault="00043997" w:rsidP="0042117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__</w:t>
            </w:r>
            <w:r w:rsidR="00C02CF4" w:rsidRPr="00300A19">
              <w:rPr>
                <w:rFonts w:ascii="Times New Roman" w:eastAsia="Times New Roman" w:hAnsi="Times New Roman" w:cs="Times New Roman"/>
                <w:sz w:val="20"/>
                <w:szCs w:val="20"/>
              </w:rPr>
              <w:t>packets received by filter</w:t>
            </w:r>
          </w:p>
          <w:p w14:paraId="38745510" w14:textId="77777777" w:rsidR="00C02CF4" w:rsidRDefault="00043997" w:rsidP="0042117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__</w:t>
            </w:r>
            <w:r w:rsidR="00C02CF4" w:rsidRPr="00300A19">
              <w:rPr>
                <w:rFonts w:ascii="Times New Roman" w:eastAsia="Times New Roman" w:hAnsi="Times New Roman" w:cs="Times New Roman"/>
                <w:sz w:val="20"/>
                <w:szCs w:val="20"/>
              </w:rPr>
              <w:t>packets dropped by kernel</w:t>
            </w:r>
          </w:p>
          <w:p w14:paraId="38745511" w14:textId="77777777" w:rsidR="00C02CF4" w:rsidRPr="00300A19" w:rsidRDefault="00C02CF4" w:rsidP="0042117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is displayed in command shell.</w:t>
            </w:r>
          </w:p>
          <w:p w14:paraId="38745512" w14:textId="77777777" w:rsidR="00C02CF4" w:rsidRPr="00300A19" w:rsidRDefault="00C02CF4" w:rsidP="00421179">
            <w:pPr>
              <w:pStyle w:val="List1"/>
              <w:numPr>
                <w:ilvl w:val="0"/>
                <w:numId w:val="0"/>
              </w:numPr>
              <w:rPr>
                <w:b/>
              </w:rPr>
            </w:pPr>
          </w:p>
        </w:tc>
        <w:tc>
          <w:tcPr>
            <w:tcW w:w="2650" w:type="dxa"/>
          </w:tcPr>
          <w:p w14:paraId="38745513" w14:textId="77777777" w:rsidR="00C02CF4" w:rsidRPr="001917C0" w:rsidRDefault="00C02CF4" w:rsidP="00421179">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514" w14:textId="77777777" w:rsidR="00C02CF4" w:rsidRDefault="00C02CF4" w:rsidP="00421179">
            <w:pPr>
              <w:pStyle w:val="5x6cell"/>
              <w:tabs>
                <w:tab w:val="clear" w:pos="0"/>
                <w:tab w:val="clear" w:pos="720"/>
                <w:tab w:val="clear" w:pos="1440"/>
                <w:tab w:val="clear" w:pos="2160"/>
              </w:tabs>
              <w:spacing w:before="0" w:after="0"/>
              <w:ind w:left="388"/>
              <w:rPr>
                <w:szCs w:val="26"/>
              </w:rPr>
            </w:pPr>
          </w:p>
        </w:tc>
        <w:tc>
          <w:tcPr>
            <w:tcW w:w="643" w:type="dxa"/>
          </w:tcPr>
          <w:p w14:paraId="38745515" w14:textId="77777777" w:rsidR="00C02CF4" w:rsidRDefault="00C02CF4" w:rsidP="00421179">
            <w:pPr>
              <w:pStyle w:val="5x6cell"/>
              <w:widowControl/>
              <w:numPr>
                <w:ilvl w:val="12"/>
                <w:numId w:val="0"/>
              </w:numPr>
              <w:spacing w:before="0" w:after="0"/>
              <w:rPr>
                <w:iCs/>
              </w:rPr>
            </w:pPr>
          </w:p>
        </w:tc>
      </w:tr>
      <w:tr w:rsidR="009F671F" w14:paraId="3874551D" w14:textId="77777777" w:rsidTr="000A2590">
        <w:trPr>
          <w:cantSplit/>
          <w:jc w:val="center"/>
        </w:trPr>
        <w:tc>
          <w:tcPr>
            <w:tcW w:w="871" w:type="dxa"/>
          </w:tcPr>
          <w:p w14:paraId="38745517" w14:textId="77777777" w:rsidR="009F671F" w:rsidRDefault="009F671F" w:rsidP="006F1EDF">
            <w:pPr>
              <w:pStyle w:val="5x6cell"/>
              <w:widowControl/>
              <w:numPr>
                <w:ilvl w:val="0"/>
                <w:numId w:val="22"/>
              </w:numPr>
              <w:tabs>
                <w:tab w:val="clear" w:pos="720"/>
              </w:tabs>
              <w:spacing w:before="0" w:after="0"/>
            </w:pPr>
          </w:p>
        </w:tc>
        <w:tc>
          <w:tcPr>
            <w:tcW w:w="6965" w:type="dxa"/>
          </w:tcPr>
          <w:p w14:paraId="38745518" w14:textId="77777777" w:rsidR="009F671F" w:rsidRPr="004511C6" w:rsidRDefault="009F671F" w:rsidP="00131EA8">
            <w:pPr>
              <w:pStyle w:val="5x6cell"/>
              <w:widowControl/>
              <w:numPr>
                <w:ilvl w:val="12"/>
                <w:numId w:val="0"/>
              </w:numPr>
              <w:spacing w:before="0" w:after="0"/>
              <w:rPr>
                <w:bCs/>
              </w:rPr>
            </w:pPr>
            <w:r>
              <w:rPr>
                <w:bCs/>
              </w:rPr>
              <w:t xml:space="preserve">Open the OCD Capture Tool and Start “Capture” on each of the pcap files collected during the test. </w:t>
            </w:r>
          </w:p>
        </w:tc>
        <w:tc>
          <w:tcPr>
            <w:tcW w:w="2790" w:type="dxa"/>
          </w:tcPr>
          <w:p w14:paraId="38745519" w14:textId="77777777" w:rsidR="009F671F" w:rsidRPr="002A4FB3" w:rsidRDefault="009F671F" w:rsidP="00131EA8">
            <w:pPr>
              <w:pStyle w:val="List1"/>
              <w:numPr>
                <w:ilvl w:val="0"/>
                <w:numId w:val="0"/>
              </w:numPr>
            </w:pPr>
            <w:r>
              <w:t>As appropriate the ‘Port 29’ and Port31’ panes populate with command text details.</w:t>
            </w:r>
          </w:p>
        </w:tc>
        <w:tc>
          <w:tcPr>
            <w:tcW w:w="2650" w:type="dxa"/>
          </w:tcPr>
          <w:p w14:paraId="3874551A" w14:textId="77777777" w:rsidR="009F671F" w:rsidRPr="001917C0" w:rsidRDefault="009F671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51B" w14:textId="77777777" w:rsidR="009F671F" w:rsidRDefault="009F671F" w:rsidP="00131EA8">
            <w:pPr>
              <w:rPr>
                <w:rFonts w:ascii="Calibri" w:eastAsia="Calibri" w:hAnsi="Calibri" w:cs="Times New Roman"/>
              </w:rPr>
            </w:pPr>
          </w:p>
        </w:tc>
        <w:tc>
          <w:tcPr>
            <w:tcW w:w="643" w:type="dxa"/>
          </w:tcPr>
          <w:p w14:paraId="3874551C" w14:textId="77777777" w:rsidR="009F671F" w:rsidRDefault="009F671F" w:rsidP="00131EA8">
            <w:pPr>
              <w:pStyle w:val="5x6cell"/>
              <w:widowControl/>
              <w:numPr>
                <w:ilvl w:val="12"/>
                <w:numId w:val="0"/>
              </w:numPr>
              <w:spacing w:before="0" w:after="0"/>
              <w:rPr>
                <w:iCs/>
              </w:rPr>
            </w:pPr>
          </w:p>
        </w:tc>
      </w:tr>
      <w:tr w:rsidR="009F671F" w14:paraId="38745523" w14:textId="77777777" w:rsidTr="000A2590">
        <w:trPr>
          <w:cantSplit/>
          <w:jc w:val="center"/>
        </w:trPr>
        <w:tc>
          <w:tcPr>
            <w:tcW w:w="871" w:type="dxa"/>
          </w:tcPr>
          <w:p w14:paraId="3874551E" w14:textId="77777777" w:rsidR="009F671F" w:rsidRDefault="009F671F" w:rsidP="006F1EDF">
            <w:pPr>
              <w:pStyle w:val="5x6cell"/>
              <w:widowControl/>
              <w:numPr>
                <w:ilvl w:val="0"/>
                <w:numId w:val="22"/>
              </w:numPr>
              <w:tabs>
                <w:tab w:val="clear" w:pos="720"/>
              </w:tabs>
              <w:spacing w:before="0" w:after="0"/>
              <w:jc w:val="center"/>
            </w:pPr>
          </w:p>
        </w:tc>
        <w:tc>
          <w:tcPr>
            <w:tcW w:w="6965" w:type="dxa"/>
          </w:tcPr>
          <w:p w14:paraId="3874551F" w14:textId="77777777" w:rsidR="009F671F" w:rsidRDefault="009F671F" w:rsidP="00131EA8">
            <w:pPr>
              <w:pStyle w:val="5x6cell"/>
              <w:widowControl/>
              <w:numPr>
                <w:ilvl w:val="12"/>
                <w:numId w:val="0"/>
              </w:numPr>
              <w:spacing w:before="0" w:after="0"/>
              <w:rPr>
                <w:bCs/>
              </w:rPr>
            </w:pPr>
            <w:r>
              <w:rPr>
                <w:bCs/>
              </w:rPr>
              <w:t>Select and copy all of the text data in each pane using the Ctrl-A, Ctrl-C actions.</w:t>
            </w:r>
          </w:p>
        </w:tc>
        <w:tc>
          <w:tcPr>
            <w:tcW w:w="2790" w:type="dxa"/>
          </w:tcPr>
          <w:p w14:paraId="38745520" w14:textId="77777777" w:rsidR="009F671F" w:rsidRDefault="009F671F" w:rsidP="00131EA8">
            <w:pPr>
              <w:pStyle w:val="List1"/>
              <w:numPr>
                <w:ilvl w:val="0"/>
                <w:numId w:val="0"/>
              </w:numPr>
            </w:pPr>
            <w:r>
              <w:t>Test is highlighted.</w:t>
            </w:r>
          </w:p>
        </w:tc>
        <w:tc>
          <w:tcPr>
            <w:tcW w:w="2650" w:type="dxa"/>
          </w:tcPr>
          <w:p w14:paraId="38745521" w14:textId="77777777" w:rsidR="009F671F" w:rsidRPr="00173C2F" w:rsidRDefault="009F671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tc>
        <w:tc>
          <w:tcPr>
            <w:tcW w:w="643" w:type="dxa"/>
          </w:tcPr>
          <w:p w14:paraId="38745522" w14:textId="77777777" w:rsidR="009F671F" w:rsidRDefault="009F671F" w:rsidP="00131EA8">
            <w:pPr>
              <w:pStyle w:val="5x6cell"/>
              <w:widowControl/>
              <w:numPr>
                <w:ilvl w:val="12"/>
                <w:numId w:val="0"/>
              </w:numPr>
              <w:spacing w:before="0" w:after="0"/>
              <w:rPr>
                <w:iCs/>
              </w:rPr>
            </w:pPr>
          </w:p>
        </w:tc>
      </w:tr>
      <w:tr w:rsidR="009F671F" w14:paraId="38745529" w14:textId="77777777" w:rsidTr="000A2590">
        <w:trPr>
          <w:cantSplit/>
          <w:jc w:val="center"/>
        </w:trPr>
        <w:tc>
          <w:tcPr>
            <w:tcW w:w="871" w:type="dxa"/>
          </w:tcPr>
          <w:p w14:paraId="38745524" w14:textId="77777777" w:rsidR="009F671F" w:rsidRDefault="009F671F" w:rsidP="006F1EDF">
            <w:pPr>
              <w:pStyle w:val="5x6cell"/>
              <w:widowControl/>
              <w:numPr>
                <w:ilvl w:val="0"/>
                <w:numId w:val="22"/>
              </w:numPr>
              <w:tabs>
                <w:tab w:val="clear" w:pos="720"/>
              </w:tabs>
              <w:spacing w:before="0" w:after="0"/>
              <w:jc w:val="center"/>
            </w:pPr>
          </w:p>
        </w:tc>
        <w:tc>
          <w:tcPr>
            <w:tcW w:w="6965" w:type="dxa"/>
          </w:tcPr>
          <w:p w14:paraId="38745525" w14:textId="77777777" w:rsidR="009F671F" w:rsidRDefault="009F671F" w:rsidP="00131EA8">
            <w:pPr>
              <w:pStyle w:val="5x6cell"/>
              <w:widowControl/>
              <w:numPr>
                <w:ilvl w:val="12"/>
                <w:numId w:val="0"/>
              </w:numPr>
              <w:spacing w:before="0" w:after="0"/>
              <w:rPr>
                <w:bCs/>
              </w:rPr>
            </w:pPr>
            <w:r>
              <w:rPr>
                <w:bCs/>
              </w:rPr>
              <w:t xml:space="preserve">Open a new text document and name it similarly to the originating pcap source file, while differentiating for “primary” or “secondary” as is appropriate. </w:t>
            </w:r>
          </w:p>
        </w:tc>
        <w:tc>
          <w:tcPr>
            <w:tcW w:w="2790" w:type="dxa"/>
          </w:tcPr>
          <w:p w14:paraId="38745526" w14:textId="77777777" w:rsidR="009F671F" w:rsidRDefault="009F671F" w:rsidP="00131EA8">
            <w:pPr>
              <w:pStyle w:val="List1"/>
              <w:numPr>
                <w:ilvl w:val="0"/>
                <w:numId w:val="0"/>
              </w:numPr>
            </w:pPr>
            <w:r>
              <w:t>NA</w:t>
            </w:r>
          </w:p>
        </w:tc>
        <w:tc>
          <w:tcPr>
            <w:tcW w:w="2650" w:type="dxa"/>
          </w:tcPr>
          <w:p w14:paraId="38745527" w14:textId="77777777" w:rsidR="009F671F" w:rsidRPr="00173C2F" w:rsidRDefault="009F671F" w:rsidP="00173C2F">
            <w:pPr>
              <w:spacing w:after="0" w:line="240" w:lineRule="auto"/>
              <w:ind w:left="28"/>
              <w:rPr>
                <w:rFonts w:ascii="Times New Roman" w:eastAsia="Calibri" w:hAnsi="Times New Roman" w:cs="Times New Roman"/>
                <w:sz w:val="20"/>
                <w:szCs w:val="20"/>
              </w:rPr>
            </w:pPr>
            <w:r>
              <w:rPr>
                <w:rFonts w:ascii="Times New Roman" w:eastAsia="Calibri" w:hAnsi="Times New Roman" w:cs="Times New Roman"/>
                <w:sz w:val="20"/>
                <w:szCs w:val="20"/>
              </w:rPr>
              <w:t>NA</w:t>
            </w:r>
          </w:p>
        </w:tc>
        <w:tc>
          <w:tcPr>
            <w:tcW w:w="643" w:type="dxa"/>
          </w:tcPr>
          <w:p w14:paraId="38745528" w14:textId="77777777" w:rsidR="009F671F" w:rsidRDefault="009F671F" w:rsidP="00131EA8">
            <w:pPr>
              <w:pStyle w:val="5x6cell"/>
              <w:widowControl/>
              <w:numPr>
                <w:ilvl w:val="12"/>
                <w:numId w:val="0"/>
              </w:numPr>
              <w:spacing w:before="0" w:after="0"/>
              <w:rPr>
                <w:iCs/>
              </w:rPr>
            </w:pPr>
          </w:p>
        </w:tc>
      </w:tr>
      <w:tr w:rsidR="009F671F" w14:paraId="38745530" w14:textId="77777777" w:rsidTr="000A2590">
        <w:trPr>
          <w:cantSplit/>
          <w:jc w:val="center"/>
        </w:trPr>
        <w:tc>
          <w:tcPr>
            <w:tcW w:w="871" w:type="dxa"/>
          </w:tcPr>
          <w:p w14:paraId="3874552A" w14:textId="77777777" w:rsidR="009F671F" w:rsidRDefault="009F671F" w:rsidP="006F1EDF">
            <w:pPr>
              <w:pStyle w:val="5x6cell"/>
              <w:widowControl/>
              <w:numPr>
                <w:ilvl w:val="0"/>
                <w:numId w:val="22"/>
              </w:numPr>
              <w:tabs>
                <w:tab w:val="clear" w:pos="720"/>
              </w:tabs>
              <w:spacing w:before="0" w:after="0"/>
              <w:jc w:val="center"/>
            </w:pPr>
          </w:p>
        </w:tc>
        <w:tc>
          <w:tcPr>
            <w:tcW w:w="6965" w:type="dxa"/>
          </w:tcPr>
          <w:p w14:paraId="3874552B" w14:textId="77777777" w:rsidR="009F671F" w:rsidRDefault="009F671F" w:rsidP="00131EA8">
            <w:pPr>
              <w:pStyle w:val="5x6cell"/>
              <w:widowControl/>
              <w:numPr>
                <w:ilvl w:val="12"/>
                <w:numId w:val="0"/>
              </w:numPr>
              <w:spacing w:before="0" w:after="0"/>
              <w:rPr>
                <w:bCs/>
              </w:rPr>
            </w:pPr>
            <w:r>
              <w:rPr>
                <w:bCs/>
              </w:rPr>
              <w:t xml:space="preserve">Use Ctrl-V to paste all of the text from the OCD Capture Tool panes into the respective files created in previous step. </w:t>
            </w:r>
          </w:p>
        </w:tc>
        <w:tc>
          <w:tcPr>
            <w:tcW w:w="2790" w:type="dxa"/>
          </w:tcPr>
          <w:p w14:paraId="3874552C" w14:textId="77777777" w:rsidR="009F671F" w:rsidRDefault="009F671F" w:rsidP="00131EA8">
            <w:pPr>
              <w:pStyle w:val="List1"/>
              <w:numPr>
                <w:ilvl w:val="0"/>
                <w:numId w:val="0"/>
              </w:numPr>
            </w:pPr>
            <w:r>
              <w:t xml:space="preserve">Text is populated into the newly created text file. </w:t>
            </w:r>
          </w:p>
        </w:tc>
        <w:tc>
          <w:tcPr>
            <w:tcW w:w="2650" w:type="dxa"/>
          </w:tcPr>
          <w:p w14:paraId="3874552D" w14:textId="77777777" w:rsidR="009F671F" w:rsidRPr="001917C0" w:rsidRDefault="009F671F"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52E" w14:textId="77777777" w:rsidR="009F671F" w:rsidRDefault="009F671F" w:rsidP="00131EA8">
            <w:pPr>
              <w:rPr>
                <w:rFonts w:ascii="Calibri" w:eastAsia="Calibri" w:hAnsi="Calibri" w:cs="Times New Roman"/>
              </w:rPr>
            </w:pPr>
          </w:p>
        </w:tc>
        <w:tc>
          <w:tcPr>
            <w:tcW w:w="643" w:type="dxa"/>
          </w:tcPr>
          <w:p w14:paraId="3874552F" w14:textId="77777777" w:rsidR="009F671F" w:rsidRDefault="009F671F" w:rsidP="00131EA8">
            <w:pPr>
              <w:pStyle w:val="5x6cell"/>
              <w:widowControl/>
              <w:numPr>
                <w:ilvl w:val="12"/>
                <w:numId w:val="0"/>
              </w:numPr>
              <w:spacing w:before="0" w:after="0"/>
              <w:rPr>
                <w:iCs/>
              </w:rPr>
            </w:pPr>
          </w:p>
        </w:tc>
      </w:tr>
      <w:tr w:rsidR="009F671F" w14:paraId="38745536" w14:textId="77777777" w:rsidTr="00814058">
        <w:trPr>
          <w:cantSplit/>
          <w:trHeight w:val="507"/>
          <w:jc w:val="center"/>
        </w:trPr>
        <w:tc>
          <w:tcPr>
            <w:tcW w:w="871" w:type="dxa"/>
          </w:tcPr>
          <w:p w14:paraId="38745531" w14:textId="77777777" w:rsidR="009F671F" w:rsidRDefault="009F671F" w:rsidP="006F1EDF">
            <w:pPr>
              <w:pStyle w:val="5x6cell"/>
              <w:widowControl/>
              <w:numPr>
                <w:ilvl w:val="0"/>
                <w:numId w:val="22"/>
              </w:numPr>
              <w:tabs>
                <w:tab w:val="clear" w:pos="720"/>
              </w:tabs>
              <w:spacing w:before="0" w:after="0"/>
              <w:jc w:val="center"/>
            </w:pPr>
          </w:p>
        </w:tc>
        <w:tc>
          <w:tcPr>
            <w:tcW w:w="6965" w:type="dxa"/>
          </w:tcPr>
          <w:p w14:paraId="38745532" w14:textId="77777777" w:rsidR="009F671F" w:rsidRPr="001650B8" w:rsidRDefault="009F671F" w:rsidP="00131EA8">
            <w:pPr>
              <w:pStyle w:val="5x6cell"/>
              <w:tabs>
                <w:tab w:val="clear" w:pos="0"/>
                <w:tab w:val="clear" w:pos="1440"/>
                <w:tab w:val="clear" w:pos="2160"/>
              </w:tabs>
              <w:spacing w:before="0" w:after="0"/>
              <w:rPr>
                <w:bCs/>
              </w:rPr>
            </w:pPr>
            <w:r>
              <w:rPr>
                <w:bCs/>
              </w:rPr>
              <w:t>Repeat above analysis steps for the other metering arm.</w:t>
            </w:r>
          </w:p>
        </w:tc>
        <w:tc>
          <w:tcPr>
            <w:tcW w:w="2790" w:type="dxa"/>
          </w:tcPr>
          <w:p w14:paraId="38745533" w14:textId="77777777" w:rsidR="009F671F" w:rsidRPr="00814058" w:rsidRDefault="00814058" w:rsidP="00814058">
            <w:pPr>
              <w:spacing w:after="0" w:line="240" w:lineRule="auto"/>
              <w:ind w:left="28"/>
              <w:rPr>
                <w:rFonts w:ascii="Times New Roman" w:eastAsia="Calibri" w:hAnsi="Times New Roman" w:cs="Times New Roman"/>
                <w:sz w:val="20"/>
                <w:szCs w:val="20"/>
              </w:rPr>
            </w:pPr>
            <w:r>
              <w:rPr>
                <w:rFonts w:ascii="Times New Roman" w:eastAsia="Calibri" w:hAnsi="Times New Roman" w:cs="Times New Roman"/>
                <w:sz w:val="20"/>
                <w:szCs w:val="20"/>
              </w:rPr>
              <w:t>NA</w:t>
            </w:r>
          </w:p>
        </w:tc>
        <w:tc>
          <w:tcPr>
            <w:tcW w:w="2650" w:type="dxa"/>
          </w:tcPr>
          <w:p w14:paraId="38745534" w14:textId="77777777" w:rsidR="009F671F" w:rsidRPr="00814058" w:rsidRDefault="00814058" w:rsidP="00814058">
            <w:pPr>
              <w:spacing w:after="0" w:line="240" w:lineRule="auto"/>
              <w:ind w:left="28"/>
              <w:rPr>
                <w:rFonts w:ascii="Times New Roman" w:eastAsia="Calibri" w:hAnsi="Times New Roman" w:cs="Times New Roman"/>
                <w:sz w:val="20"/>
                <w:szCs w:val="20"/>
              </w:rPr>
            </w:pPr>
            <w:r>
              <w:rPr>
                <w:rFonts w:ascii="Times New Roman" w:eastAsia="Calibri" w:hAnsi="Times New Roman" w:cs="Times New Roman"/>
                <w:sz w:val="20"/>
                <w:szCs w:val="20"/>
              </w:rPr>
              <w:t>NA</w:t>
            </w:r>
          </w:p>
        </w:tc>
        <w:tc>
          <w:tcPr>
            <w:tcW w:w="643" w:type="dxa"/>
          </w:tcPr>
          <w:p w14:paraId="38745535" w14:textId="77777777" w:rsidR="009F671F" w:rsidRDefault="009F671F" w:rsidP="00131EA8">
            <w:pPr>
              <w:pStyle w:val="5x6cell"/>
              <w:widowControl/>
              <w:numPr>
                <w:ilvl w:val="12"/>
                <w:numId w:val="0"/>
              </w:numPr>
              <w:spacing w:before="0" w:after="0"/>
              <w:rPr>
                <w:iCs/>
              </w:rPr>
            </w:pPr>
          </w:p>
        </w:tc>
      </w:tr>
      <w:tr w:rsidR="009F671F" w14:paraId="3874553A" w14:textId="77777777" w:rsidTr="000A2590">
        <w:trPr>
          <w:cantSplit/>
          <w:trHeight w:val="59"/>
          <w:jc w:val="center"/>
        </w:trPr>
        <w:tc>
          <w:tcPr>
            <w:tcW w:w="871" w:type="dxa"/>
          </w:tcPr>
          <w:p w14:paraId="38745537" w14:textId="77777777" w:rsidR="009F671F" w:rsidRDefault="009F671F" w:rsidP="006F1EDF">
            <w:pPr>
              <w:pStyle w:val="5x6cell"/>
              <w:widowControl/>
              <w:numPr>
                <w:ilvl w:val="0"/>
                <w:numId w:val="22"/>
              </w:numPr>
              <w:spacing w:before="0" w:after="0"/>
              <w:jc w:val="center"/>
            </w:pPr>
          </w:p>
        </w:tc>
        <w:tc>
          <w:tcPr>
            <w:tcW w:w="12405" w:type="dxa"/>
            <w:gridSpan w:val="3"/>
          </w:tcPr>
          <w:p w14:paraId="38745538" w14:textId="77777777" w:rsidR="009F671F" w:rsidRPr="00814058" w:rsidRDefault="009F671F" w:rsidP="00131EA8">
            <w:pPr>
              <w:rPr>
                <w:rFonts w:ascii="Times New Roman" w:eastAsia="Calibri" w:hAnsi="Times New Roman" w:cs="Times New Roman"/>
                <w:sz w:val="20"/>
                <w:szCs w:val="20"/>
              </w:rPr>
            </w:pPr>
            <w:r w:rsidRPr="00D22F65">
              <w:rPr>
                <w:rFonts w:ascii="Times New Roman" w:eastAsia="Calibri" w:hAnsi="Times New Roman" w:cs="Times New Roman"/>
                <w:sz w:val="20"/>
                <w:szCs w:val="20"/>
              </w:rPr>
              <w:t xml:space="preserve">Select and </w:t>
            </w:r>
            <w:r w:rsidRPr="00D22F65">
              <w:rPr>
                <w:rFonts w:ascii="Times New Roman" w:eastAsia="Calibri" w:hAnsi="Times New Roman" w:cs="Times New Roman"/>
                <w:b/>
                <w:bCs/>
                <w:sz w:val="20"/>
                <w:szCs w:val="20"/>
              </w:rPr>
              <w:t>print</w:t>
            </w:r>
            <w:r w:rsidRPr="00D22F65">
              <w:rPr>
                <w:rFonts w:ascii="Times New Roman" w:eastAsia="Calibri" w:hAnsi="Times New Roman" w:cs="Times New Roman"/>
                <w:sz w:val="20"/>
                <w:szCs w:val="20"/>
              </w:rPr>
              <w:t xml:space="preserve"> any conditions posted during execution of this test case (since the last reset).</w:t>
            </w:r>
          </w:p>
        </w:tc>
        <w:tc>
          <w:tcPr>
            <w:tcW w:w="643" w:type="dxa"/>
          </w:tcPr>
          <w:p w14:paraId="38745539" w14:textId="77777777" w:rsidR="009F671F" w:rsidRDefault="009F671F" w:rsidP="00131EA8">
            <w:pPr>
              <w:pStyle w:val="Caption"/>
              <w:numPr>
                <w:ilvl w:val="12"/>
                <w:numId w:val="0"/>
              </w:numPr>
              <w:spacing w:before="0" w:after="0" w:line="240" w:lineRule="auto"/>
              <w:jc w:val="left"/>
              <w:rPr>
                <w:rFonts w:ascii="Times New Roman" w:eastAsia="Calibri" w:hAnsi="Times New Roman" w:cs="Times New Roman"/>
                <w:i w:val="0"/>
                <w:iCs/>
              </w:rPr>
            </w:pPr>
          </w:p>
        </w:tc>
      </w:tr>
      <w:tr w:rsidR="009F671F" w14:paraId="3874553E" w14:textId="77777777" w:rsidTr="000A2590">
        <w:trPr>
          <w:cantSplit/>
          <w:trHeight w:val="471"/>
          <w:jc w:val="center"/>
        </w:trPr>
        <w:tc>
          <w:tcPr>
            <w:tcW w:w="871" w:type="dxa"/>
            <w:tcBorders>
              <w:top w:val="single" w:sz="6" w:space="0" w:color="auto"/>
              <w:left w:val="single" w:sz="6" w:space="0" w:color="auto"/>
              <w:bottom w:val="single" w:sz="6" w:space="0" w:color="auto"/>
              <w:right w:val="single" w:sz="6" w:space="0" w:color="auto"/>
            </w:tcBorders>
          </w:tcPr>
          <w:p w14:paraId="3874553B" w14:textId="77777777" w:rsidR="009F671F" w:rsidRDefault="009F671F" w:rsidP="006F1EDF">
            <w:pPr>
              <w:pStyle w:val="5x6cell"/>
              <w:widowControl/>
              <w:numPr>
                <w:ilvl w:val="0"/>
                <w:numId w:val="22"/>
              </w:numPr>
              <w:spacing w:before="0" w:after="0"/>
              <w:jc w:val="center"/>
            </w:pPr>
          </w:p>
        </w:tc>
        <w:tc>
          <w:tcPr>
            <w:tcW w:w="12405" w:type="dxa"/>
            <w:gridSpan w:val="3"/>
            <w:tcBorders>
              <w:top w:val="single" w:sz="6" w:space="0" w:color="auto"/>
              <w:left w:val="single" w:sz="6" w:space="0" w:color="auto"/>
              <w:bottom w:val="single" w:sz="6" w:space="0" w:color="auto"/>
              <w:right w:val="single" w:sz="6" w:space="0" w:color="auto"/>
            </w:tcBorders>
          </w:tcPr>
          <w:p w14:paraId="3874553C" w14:textId="77777777" w:rsidR="009F671F" w:rsidRPr="00814058" w:rsidRDefault="009F671F" w:rsidP="00814058">
            <w:pPr>
              <w:ind w:right="-18"/>
              <w:rPr>
                <w:rFonts w:ascii="Times New Roman" w:eastAsia="Calibri" w:hAnsi="Times New Roman" w:cs="Times New Roman"/>
                <w:sz w:val="20"/>
                <w:szCs w:val="20"/>
              </w:rPr>
            </w:pPr>
            <w:r w:rsidRPr="005924A0">
              <w:rPr>
                <w:rFonts w:ascii="Times New Roman" w:eastAsia="Calibri" w:hAnsi="Times New Roman" w:cs="Times New Roman"/>
                <w:sz w:val="20"/>
                <w:szCs w:val="20"/>
              </w:rPr>
              <w:t xml:space="preserve">Run the PCAP file analysis script on each of the  OCD Packet Capture  renderings for primary and secondary metering arms </w:t>
            </w:r>
            <w:r w:rsidR="00247214">
              <w:rPr>
                <w:rFonts w:ascii="Times New Roman" w:eastAsia="Calibri" w:hAnsi="Times New Roman" w:cs="Times New Roman"/>
                <w:b/>
                <w:sz w:val="20"/>
                <w:szCs w:val="20"/>
              </w:rPr>
              <w:t>xtra_tech_capture</w:t>
            </w:r>
            <w:r w:rsidRPr="005924A0">
              <w:rPr>
                <w:rFonts w:ascii="Times New Roman" w:eastAsia="Calibri" w:hAnsi="Times New Roman" w:cs="Times New Roman"/>
                <w:b/>
                <w:sz w:val="20"/>
                <w:szCs w:val="20"/>
              </w:rPr>
              <w:t xml:space="preserve">_pcap.pl </w:t>
            </w:r>
            <w:r>
              <w:rPr>
                <w:rFonts w:ascii="Times New Roman" w:eastAsia="Calibri" w:hAnsi="Times New Roman" w:cs="Times New Roman"/>
                <w:b/>
                <w:sz w:val="20"/>
                <w:szCs w:val="20"/>
              </w:rPr>
              <w:t xml:space="preserve"> </w:t>
            </w:r>
            <w:r w:rsidR="00F27DD4" w:rsidRPr="00F27DD4">
              <w:rPr>
                <w:rFonts w:ascii="Times New Roman" w:hAnsi="Times New Roman" w:cs="Times New Roman"/>
                <w:b/>
                <w:i/>
                <w:sz w:val="20"/>
                <w:szCs w:val="20"/>
              </w:rPr>
              <w:t>‘yourFileN</w:t>
            </w:r>
            <w:r w:rsidR="00F27DD4">
              <w:rPr>
                <w:rFonts w:ascii="Times New Roman" w:hAnsi="Times New Roman" w:cs="Times New Roman"/>
                <w:b/>
                <w:i/>
                <w:sz w:val="20"/>
                <w:szCs w:val="20"/>
              </w:rPr>
              <w:t>ame.txt</w:t>
            </w:r>
            <w:r w:rsidR="00F27DD4" w:rsidRPr="00F27DD4">
              <w:rPr>
                <w:rFonts w:ascii="Times New Roman" w:hAnsi="Times New Roman" w:cs="Times New Roman"/>
                <w:b/>
                <w:i/>
                <w:sz w:val="20"/>
                <w:szCs w:val="20"/>
              </w:rPr>
              <w:t>’</w:t>
            </w:r>
          </w:p>
        </w:tc>
        <w:tc>
          <w:tcPr>
            <w:tcW w:w="643" w:type="dxa"/>
            <w:tcBorders>
              <w:top w:val="single" w:sz="6" w:space="0" w:color="auto"/>
              <w:left w:val="single" w:sz="6" w:space="0" w:color="auto"/>
              <w:bottom w:val="single" w:sz="6" w:space="0" w:color="auto"/>
              <w:right w:val="single" w:sz="6" w:space="0" w:color="auto"/>
            </w:tcBorders>
          </w:tcPr>
          <w:p w14:paraId="3874553D" w14:textId="77777777" w:rsidR="009F671F" w:rsidRDefault="009F671F" w:rsidP="00131EA8">
            <w:pPr>
              <w:pStyle w:val="Caption"/>
              <w:numPr>
                <w:ilvl w:val="12"/>
                <w:numId w:val="0"/>
              </w:numPr>
              <w:spacing w:before="0" w:after="0" w:line="240" w:lineRule="auto"/>
              <w:jc w:val="left"/>
              <w:rPr>
                <w:rFonts w:ascii="Times New Roman" w:eastAsia="Calibri" w:hAnsi="Times New Roman" w:cs="Times New Roman"/>
                <w:i w:val="0"/>
                <w:iCs/>
              </w:rPr>
            </w:pPr>
          </w:p>
        </w:tc>
      </w:tr>
      <w:tr w:rsidR="009F671F" w14:paraId="38745542" w14:textId="77777777" w:rsidTr="000A2590">
        <w:trPr>
          <w:cantSplit/>
          <w:trHeight w:val="471"/>
          <w:jc w:val="center"/>
        </w:trPr>
        <w:tc>
          <w:tcPr>
            <w:tcW w:w="871" w:type="dxa"/>
            <w:tcBorders>
              <w:top w:val="single" w:sz="6" w:space="0" w:color="auto"/>
              <w:left w:val="single" w:sz="6" w:space="0" w:color="auto"/>
              <w:bottom w:val="single" w:sz="6" w:space="0" w:color="auto"/>
              <w:right w:val="single" w:sz="6" w:space="0" w:color="auto"/>
            </w:tcBorders>
          </w:tcPr>
          <w:p w14:paraId="3874553F" w14:textId="77777777" w:rsidR="009F671F" w:rsidRDefault="009F671F" w:rsidP="006F1EDF">
            <w:pPr>
              <w:pStyle w:val="5x6cell"/>
              <w:widowControl/>
              <w:numPr>
                <w:ilvl w:val="0"/>
                <w:numId w:val="22"/>
              </w:numPr>
              <w:spacing w:before="0" w:after="0"/>
              <w:jc w:val="center"/>
            </w:pPr>
          </w:p>
        </w:tc>
        <w:tc>
          <w:tcPr>
            <w:tcW w:w="12405" w:type="dxa"/>
            <w:gridSpan w:val="3"/>
            <w:tcBorders>
              <w:top w:val="single" w:sz="6" w:space="0" w:color="auto"/>
              <w:left w:val="single" w:sz="6" w:space="0" w:color="auto"/>
              <w:bottom w:val="single" w:sz="6" w:space="0" w:color="auto"/>
              <w:right w:val="single" w:sz="6" w:space="0" w:color="auto"/>
            </w:tcBorders>
          </w:tcPr>
          <w:p w14:paraId="38745540" w14:textId="77777777" w:rsidR="009F671F" w:rsidRPr="005924A0" w:rsidRDefault="009F671F" w:rsidP="00131EA8">
            <w:pPr>
              <w:ind w:right="-18"/>
              <w:rPr>
                <w:rFonts w:ascii="Times New Roman" w:eastAsia="Calibri" w:hAnsi="Times New Roman" w:cs="Times New Roman"/>
                <w:sz w:val="20"/>
                <w:szCs w:val="20"/>
              </w:rPr>
            </w:pPr>
            <w:r>
              <w:rPr>
                <w:rFonts w:ascii="Times New Roman" w:eastAsia="Calibri" w:hAnsi="Times New Roman" w:cs="Times New Roman"/>
                <w:sz w:val="20"/>
                <w:szCs w:val="20"/>
              </w:rPr>
              <w:t>Ret</w:t>
            </w:r>
            <w:r w:rsidR="00F27DD4">
              <w:rPr>
                <w:rFonts w:ascii="Times New Roman" w:eastAsia="Calibri" w:hAnsi="Times New Roman" w:cs="Times New Roman"/>
                <w:sz w:val="20"/>
                <w:szCs w:val="20"/>
              </w:rPr>
              <w:t xml:space="preserve">ain the output of the scripted </w:t>
            </w:r>
            <w:r>
              <w:rPr>
                <w:rFonts w:ascii="Times New Roman" w:eastAsia="Calibri" w:hAnsi="Times New Roman" w:cs="Times New Roman"/>
                <w:sz w:val="20"/>
                <w:szCs w:val="20"/>
              </w:rPr>
              <w:t>analysis</w:t>
            </w:r>
          </w:p>
        </w:tc>
        <w:tc>
          <w:tcPr>
            <w:tcW w:w="643" w:type="dxa"/>
            <w:tcBorders>
              <w:top w:val="single" w:sz="6" w:space="0" w:color="auto"/>
              <w:left w:val="single" w:sz="6" w:space="0" w:color="auto"/>
              <w:bottom w:val="single" w:sz="6" w:space="0" w:color="auto"/>
              <w:right w:val="single" w:sz="6" w:space="0" w:color="auto"/>
            </w:tcBorders>
          </w:tcPr>
          <w:p w14:paraId="38745541" w14:textId="77777777" w:rsidR="009F671F" w:rsidRDefault="009F671F" w:rsidP="00131EA8">
            <w:pPr>
              <w:pStyle w:val="Caption"/>
              <w:numPr>
                <w:ilvl w:val="12"/>
                <w:numId w:val="0"/>
              </w:numPr>
              <w:spacing w:before="0" w:after="0" w:line="240" w:lineRule="auto"/>
              <w:jc w:val="left"/>
              <w:rPr>
                <w:rFonts w:ascii="Times New Roman" w:eastAsia="Calibri" w:hAnsi="Times New Roman" w:cs="Times New Roman"/>
                <w:i w:val="0"/>
                <w:iCs/>
              </w:rPr>
            </w:pPr>
          </w:p>
        </w:tc>
      </w:tr>
      <w:tr w:rsidR="009F671F" w14:paraId="38745546" w14:textId="77777777" w:rsidTr="000A2590">
        <w:trPr>
          <w:cantSplit/>
          <w:trHeight w:val="471"/>
          <w:jc w:val="center"/>
        </w:trPr>
        <w:tc>
          <w:tcPr>
            <w:tcW w:w="871" w:type="dxa"/>
            <w:tcBorders>
              <w:top w:val="single" w:sz="6" w:space="0" w:color="auto"/>
              <w:left w:val="single" w:sz="6" w:space="0" w:color="auto"/>
              <w:bottom w:val="single" w:sz="6" w:space="0" w:color="auto"/>
              <w:right w:val="single" w:sz="6" w:space="0" w:color="auto"/>
            </w:tcBorders>
          </w:tcPr>
          <w:p w14:paraId="38745543" w14:textId="77777777" w:rsidR="009F671F" w:rsidRDefault="009F671F" w:rsidP="006F1EDF">
            <w:pPr>
              <w:pStyle w:val="5x6cell"/>
              <w:widowControl/>
              <w:numPr>
                <w:ilvl w:val="0"/>
                <w:numId w:val="22"/>
              </w:numPr>
              <w:spacing w:before="0" w:after="0"/>
              <w:jc w:val="center"/>
            </w:pPr>
          </w:p>
        </w:tc>
        <w:tc>
          <w:tcPr>
            <w:tcW w:w="12405" w:type="dxa"/>
            <w:gridSpan w:val="3"/>
            <w:tcBorders>
              <w:top w:val="single" w:sz="6" w:space="0" w:color="auto"/>
              <w:left w:val="single" w:sz="6" w:space="0" w:color="auto"/>
              <w:bottom w:val="single" w:sz="6" w:space="0" w:color="auto"/>
              <w:right w:val="single" w:sz="6" w:space="0" w:color="auto"/>
            </w:tcBorders>
          </w:tcPr>
          <w:p w14:paraId="38745544" w14:textId="77777777" w:rsidR="009F671F" w:rsidRDefault="009F671F" w:rsidP="00131EA8">
            <w:pPr>
              <w:ind w:right="-18"/>
              <w:rPr>
                <w:rFonts w:ascii="Times New Roman" w:eastAsia="Calibri" w:hAnsi="Times New Roman" w:cs="Times New Roman"/>
                <w:sz w:val="20"/>
                <w:szCs w:val="20"/>
              </w:rPr>
            </w:pPr>
            <w:r>
              <w:rPr>
                <w:rFonts w:ascii="Times New Roman" w:eastAsia="Calibri" w:hAnsi="Times New Roman" w:cs="Times New Roman"/>
                <w:sz w:val="20"/>
                <w:szCs w:val="20"/>
              </w:rPr>
              <w:t>Install the M3514 unit into the analyzer and repeat all steps of this test.</w:t>
            </w:r>
          </w:p>
        </w:tc>
        <w:tc>
          <w:tcPr>
            <w:tcW w:w="643" w:type="dxa"/>
            <w:tcBorders>
              <w:top w:val="single" w:sz="6" w:space="0" w:color="auto"/>
              <w:left w:val="single" w:sz="6" w:space="0" w:color="auto"/>
              <w:bottom w:val="single" w:sz="6" w:space="0" w:color="auto"/>
              <w:right w:val="single" w:sz="6" w:space="0" w:color="auto"/>
            </w:tcBorders>
          </w:tcPr>
          <w:p w14:paraId="38745545" w14:textId="77777777" w:rsidR="009F671F" w:rsidRDefault="009F671F" w:rsidP="00131EA8">
            <w:pPr>
              <w:pStyle w:val="Caption"/>
              <w:numPr>
                <w:ilvl w:val="12"/>
                <w:numId w:val="0"/>
              </w:numPr>
              <w:spacing w:before="0" w:after="0" w:line="240" w:lineRule="auto"/>
              <w:jc w:val="left"/>
              <w:rPr>
                <w:rFonts w:ascii="Times New Roman" w:eastAsia="Calibri" w:hAnsi="Times New Roman" w:cs="Times New Roman"/>
                <w:i w:val="0"/>
                <w:iCs/>
              </w:rPr>
            </w:pPr>
          </w:p>
        </w:tc>
      </w:tr>
    </w:tbl>
    <w:p w14:paraId="38745547" w14:textId="77777777" w:rsidR="00F35034" w:rsidRDefault="00F35034" w:rsidP="00F61145">
      <w:pPr>
        <w:pStyle w:val="Heading2"/>
        <w:numPr>
          <w:ilvl w:val="1"/>
          <w:numId w:val="2"/>
        </w:numPr>
      </w:pPr>
      <w:r>
        <w:br w:type="page"/>
      </w:r>
      <w:bookmarkStart w:id="131" w:name="_Toc354401865"/>
      <w:r w:rsidR="002A1E85">
        <w:lastRenderedPageBreak/>
        <w:t xml:space="preserve">Concurrent Truck Movement </w:t>
      </w:r>
      <w:r w:rsidR="00CB2E95">
        <w:t>-</w:t>
      </w:r>
      <w:r w:rsidR="00B7647C">
        <w:t xml:space="preserve"> </w:t>
      </w:r>
      <w:r w:rsidR="002A1E85">
        <w:t>Test Results</w:t>
      </w:r>
      <w:bookmarkEnd w:id="131"/>
    </w:p>
    <w:p w14:paraId="38745548" w14:textId="77777777" w:rsidR="00354F1A" w:rsidRPr="00354F1A" w:rsidRDefault="0063430E" w:rsidP="00F61145">
      <w:pPr>
        <w:pStyle w:val="Heading3"/>
        <w:numPr>
          <w:ilvl w:val="2"/>
          <w:numId w:val="2"/>
        </w:numPr>
        <w:tabs>
          <w:tab w:val="clear" w:pos="2502"/>
        </w:tabs>
      </w:pPr>
      <w:bookmarkStart w:id="132" w:name="_Toc354401866"/>
      <w:r>
        <w:t xml:space="preserve">2514 </w:t>
      </w:r>
      <w:r w:rsidR="00723893">
        <w:t xml:space="preserve">Concurrent </w:t>
      </w:r>
      <w:r w:rsidR="00EB5DD4">
        <w:t xml:space="preserve">Moves </w:t>
      </w:r>
      <w:r w:rsidR="000142A5">
        <w:t>Command-Response</w:t>
      </w:r>
      <w:r w:rsidR="000142A5" w:rsidRPr="0034694B">
        <w:t xml:space="preserve"> </w:t>
      </w:r>
      <w:r w:rsidR="00EB5DD4">
        <w:t>Message</w:t>
      </w:r>
      <w:r w:rsidR="00C16E6B">
        <w:t xml:space="preserve"> Statistics</w:t>
      </w:r>
      <w:r w:rsidR="00A92A37">
        <w:t xml:space="preserve"> – Primary Arm</w:t>
      </w:r>
      <w:bookmarkEnd w:id="132"/>
    </w:p>
    <w:tbl>
      <w:tblPr>
        <w:tblStyle w:val="TableGrid"/>
        <w:tblW w:w="0" w:type="auto"/>
        <w:tblInd w:w="1224" w:type="dxa"/>
        <w:tblLayout w:type="fixed"/>
        <w:tblLook w:val="04A0" w:firstRow="1" w:lastRow="0" w:firstColumn="1" w:lastColumn="0" w:noHBand="0" w:noVBand="1"/>
      </w:tblPr>
      <w:tblGrid>
        <w:gridCol w:w="2844"/>
        <w:gridCol w:w="5040"/>
        <w:gridCol w:w="1080"/>
        <w:gridCol w:w="1372"/>
        <w:gridCol w:w="1348"/>
        <w:gridCol w:w="936"/>
        <w:gridCol w:w="1348"/>
      </w:tblGrid>
      <w:tr w:rsidR="00D25866" w14:paraId="38745550" w14:textId="77777777" w:rsidTr="002A4410">
        <w:tc>
          <w:tcPr>
            <w:tcW w:w="2844" w:type="dxa"/>
            <w:shd w:val="pct12" w:color="auto" w:fill="auto"/>
          </w:tcPr>
          <w:p w14:paraId="38745549" w14:textId="77777777" w:rsidR="00D25866" w:rsidRPr="005F6BED" w:rsidRDefault="00D25866" w:rsidP="00EC3942">
            <w:pPr>
              <w:jc w:val="center"/>
              <w:rPr>
                <w:b/>
              </w:rPr>
            </w:pPr>
            <w:r w:rsidRPr="005F6BED">
              <w:rPr>
                <w:b/>
              </w:rPr>
              <w:t>Move Name</w:t>
            </w:r>
          </w:p>
        </w:tc>
        <w:tc>
          <w:tcPr>
            <w:tcW w:w="5040" w:type="dxa"/>
            <w:shd w:val="pct12" w:color="auto" w:fill="auto"/>
          </w:tcPr>
          <w:p w14:paraId="3874554A" w14:textId="77777777" w:rsidR="00D25866" w:rsidRDefault="00D25866" w:rsidP="00EC3942">
            <w:pPr>
              <w:jc w:val="center"/>
              <w:rPr>
                <w:b/>
              </w:rPr>
            </w:pPr>
            <w:r>
              <w:rPr>
                <w:b/>
              </w:rPr>
              <w:t>File Name</w:t>
            </w:r>
          </w:p>
        </w:tc>
        <w:tc>
          <w:tcPr>
            <w:tcW w:w="1080" w:type="dxa"/>
            <w:shd w:val="pct12" w:color="auto" w:fill="auto"/>
          </w:tcPr>
          <w:p w14:paraId="3874554B" w14:textId="77777777" w:rsidR="00D25866" w:rsidRPr="005F6BED" w:rsidRDefault="00D25866" w:rsidP="00EC3942">
            <w:pPr>
              <w:jc w:val="center"/>
              <w:rPr>
                <w:b/>
              </w:rPr>
            </w:pPr>
            <w:r>
              <w:rPr>
                <w:b/>
              </w:rPr>
              <w:t>Iterations</w:t>
            </w:r>
          </w:p>
        </w:tc>
        <w:tc>
          <w:tcPr>
            <w:tcW w:w="1372" w:type="dxa"/>
            <w:shd w:val="pct12" w:color="auto" w:fill="auto"/>
          </w:tcPr>
          <w:p w14:paraId="3874554C" w14:textId="77777777" w:rsidR="00D25866" w:rsidRPr="005F6BED" w:rsidRDefault="00D25866" w:rsidP="00EC3942">
            <w:pPr>
              <w:jc w:val="center"/>
              <w:rPr>
                <w:b/>
              </w:rPr>
            </w:pPr>
            <w:r w:rsidRPr="005F6BED">
              <w:rPr>
                <w:b/>
              </w:rPr>
              <w:t>Min</w:t>
            </w:r>
            <w:r>
              <w:rPr>
                <w:b/>
              </w:rPr>
              <w:t xml:space="preserve"> (msec)</w:t>
            </w:r>
          </w:p>
        </w:tc>
        <w:tc>
          <w:tcPr>
            <w:tcW w:w="1348" w:type="dxa"/>
            <w:shd w:val="pct12" w:color="auto" w:fill="auto"/>
          </w:tcPr>
          <w:p w14:paraId="3874554D" w14:textId="77777777" w:rsidR="00D25866" w:rsidRPr="005F6BED" w:rsidRDefault="00D25866" w:rsidP="00EC3942">
            <w:pPr>
              <w:jc w:val="center"/>
              <w:rPr>
                <w:b/>
              </w:rPr>
            </w:pPr>
            <w:r w:rsidRPr="005F6BED">
              <w:rPr>
                <w:b/>
              </w:rPr>
              <w:t>Max</w:t>
            </w:r>
            <w:r>
              <w:rPr>
                <w:b/>
              </w:rPr>
              <w:t xml:space="preserve"> (msec)</w:t>
            </w:r>
          </w:p>
        </w:tc>
        <w:tc>
          <w:tcPr>
            <w:tcW w:w="936" w:type="dxa"/>
            <w:tcBorders>
              <w:bottom w:val="single" w:sz="4" w:space="0" w:color="auto"/>
            </w:tcBorders>
            <w:shd w:val="pct12" w:color="auto" w:fill="auto"/>
          </w:tcPr>
          <w:p w14:paraId="3874554E" w14:textId="77777777" w:rsidR="00D25866" w:rsidRPr="005F6BED" w:rsidRDefault="00D25866" w:rsidP="00EC3942">
            <w:pPr>
              <w:jc w:val="center"/>
              <w:rPr>
                <w:b/>
              </w:rPr>
            </w:pPr>
            <w:r>
              <w:rPr>
                <w:b/>
              </w:rPr>
              <w:t>STD</w:t>
            </w:r>
          </w:p>
        </w:tc>
        <w:tc>
          <w:tcPr>
            <w:tcW w:w="1348" w:type="dxa"/>
            <w:tcBorders>
              <w:bottom w:val="single" w:sz="4" w:space="0" w:color="auto"/>
            </w:tcBorders>
            <w:shd w:val="pct12" w:color="auto" w:fill="auto"/>
          </w:tcPr>
          <w:p w14:paraId="3874554F" w14:textId="77777777" w:rsidR="00D25866" w:rsidRPr="005F6BED" w:rsidRDefault="00D25866" w:rsidP="00EC3942">
            <w:pPr>
              <w:jc w:val="center"/>
              <w:rPr>
                <w:b/>
              </w:rPr>
            </w:pPr>
            <w:r w:rsidRPr="005F6BED">
              <w:rPr>
                <w:b/>
              </w:rPr>
              <w:t>Mean</w:t>
            </w:r>
            <w:r>
              <w:rPr>
                <w:b/>
              </w:rPr>
              <w:t xml:space="preserve"> (msec)</w:t>
            </w:r>
          </w:p>
        </w:tc>
      </w:tr>
      <w:tr w:rsidR="002A4410" w14:paraId="38745558" w14:textId="77777777" w:rsidTr="00F577E6">
        <w:tc>
          <w:tcPr>
            <w:tcW w:w="2844" w:type="dxa"/>
            <w:vAlign w:val="center"/>
          </w:tcPr>
          <w:p w14:paraId="38745551" w14:textId="77777777" w:rsidR="00950080" w:rsidRDefault="00F73BFA">
            <w:pPr>
              <w:rPr>
                <w:sz w:val="16"/>
                <w:szCs w:val="16"/>
              </w:rPr>
            </w:pPr>
            <w:proofErr w:type="spellStart"/>
            <w:r>
              <w:rPr>
                <w:rFonts w:ascii="Calibri" w:hAnsi="Calibri"/>
                <w:color w:val="000000"/>
              </w:rPr>
              <w:t>PrimaryQtip</w:t>
            </w:r>
            <w:proofErr w:type="spellEnd"/>
            <w:r>
              <w:rPr>
                <w:rFonts w:ascii="Calibri" w:hAnsi="Calibri"/>
                <w:color w:val="000000"/>
              </w:rPr>
              <w:t>--</w:t>
            </w:r>
            <w:proofErr w:type="spellStart"/>
            <w:r>
              <w:rPr>
                <w:rFonts w:ascii="Calibri" w:hAnsi="Calibri"/>
                <w:color w:val="000000"/>
              </w:rPr>
              <w:t>PrimaryVtip</w:t>
            </w:r>
            <w:proofErr w:type="spellEnd"/>
          </w:p>
        </w:tc>
        <w:tc>
          <w:tcPr>
            <w:tcW w:w="5040" w:type="dxa"/>
            <w:vAlign w:val="center"/>
          </w:tcPr>
          <w:p w14:paraId="38745552" w14:textId="77777777" w:rsidR="00B92FBD" w:rsidRDefault="00F73BFA">
            <w:pPr>
              <w:jc w:val="center"/>
              <w:rPr>
                <w:sz w:val="20"/>
                <w:szCs w:val="20"/>
              </w:rPr>
            </w:pPr>
            <w:r>
              <w:rPr>
                <w:rFonts w:eastAsia="Times New Roman" w:cs="Lucida Console"/>
                <w:sz w:val="20"/>
                <w:szCs w:val="20"/>
              </w:rPr>
              <w:t xml:space="preserve"> </w:t>
            </w:r>
            <w:r>
              <w:rPr>
                <w:rFonts w:ascii="Lucida Console" w:eastAsia="Times New Roman" w:hAnsi="Lucida Console" w:cs="Lucida Console"/>
                <w:sz w:val="20"/>
                <w:szCs w:val="20"/>
              </w:rPr>
              <w:t>20130123PrimParallel20000_2514_tcp20.txt</w:t>
            </w:r>
          </w:p>
        </w:tc>
        <w:tc>
          <w:tcPr>
            <w:tcW w:w="1080" w:type="dxa"/>
            <w:vAlign w:val="center"/>
          </w:tcPr>
          <w:p w14:paraId="38745553" w14:textId="77777777" w:rsidR="00950080" w:rsidRDefault="00F73BFA">
            <w:pPr>
              <w:jc w:val="center"/>
              <w:rPr>
                <w:sz w:val="20"/>
                <w:szCs w:val="20"/>
              </w:rPr>
            </w:pPr>
            <w:r>
              <w:rPr>
                <w:rFonts w:ascii="Calibri" w:hAnsi="Calibri"/>
                <w:color w:val="000000"/>
              </w:rPr>
              <w:t>20000</w:t>
            </w:r>
          </w:p>
        </w:tc>
        <w:tc>
          <w:tcPr>
            <w:tcW w:w="1372" w:type="dxa"/>
            <w:vAlign w:val="center"/>
          </w:tcPr>
          <w:p w14:paraId="38745554"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439.932</w:t>
            </w:r>
          </w:p>
        </w:tc>
        <w:tc>
          <w:tcPr>
            <w:tcW w:w="1348" w:type="dxa"/>
            <w:vAlign w:val="center"/>
          </w:tcPr>
          <w:p w14:paraId="38745555"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509.92</w:t>
            </w:r>
          </w:p>
        </w:tc>
        <w:tc>
          <w:tcPr>
            <w:tcW w:w="936" w:type="dxa"/>
            <w:shd w:val="clear" w:color="auto" w:fill="B8CCE4" w:themeFill="accent1" w:themeFillTint="66"/>
            <w:vAlign w:val="center"/>
          </w:tcPr>
          <w:p w14:paraId="38745556"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1.12</w:t>
            </w:r>
          </w:p>
        </w:tc>
        <w:tc>
          <w:tcPr>
            <w:tcW w:w="1348" w:type="dxa"/>
            <w:shd w:val="clear" w:color="auto" w:fill="B8CCE4" w:themeFill="accent1" w:themeFillTint="66"/>
            <w:vAlign w:val="center"/>
          </w:tcPr>
          <w:p w14:paraId="38745557"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456.05</w:t>
            </w:r>
          </w:p>
        </w:tc>
      </w:tr>
      <w:tr w:rsidR="002A4410" w14:paraId="38745560" w14:textId="77777777" w:rsidTr="00F577E6">
        <w:tc>
          <w:tcPr>
            <w:tcW w:w="2844" w:type="dxa"/>
            <w:vAlign w:val="center"/>
          </w:tcPr>
          <w:p w14:paraId="38745559" w14:textId="77777777" w:rsidR="00950080" w:rsidRDefault="00F73BFA">
            <w:pPr>
              <w:rPr>
                <w:sz w:val="16"/>
                <w:szCs w:val="16"/>
              </w:rPr>
            </w:pPr>
            <w:proofErr w:type="spellStart"/>
            <w:r>
              <w:rPr>
                <w:rFonts w:ascii="Calibri" w:hAnsi="Calibri"/>
                <w:color w:val="000000"/>
              </w:rPr>
              <w:t>PrimaryTipSeal</w:t>
            </w:r>
            <w:proofErr w:type="spellEnd"/>
            <w:r>
              <w:rPr>
                <w:rFonts w:ascii="Calibri" w:hAnsi="Calibri"/>
                <w:color w:val="000000"/>
              </w:rPr>
              <w:t>--</w:t>
            </w:r>
            <w:proofErr w:type="spellStart"/>
            <w:r>
              <w:rPr>
                <w:rFonts w:ascii="Calibri" w:hAnsi="Calibri"/>
                <w:color w:val="000000"/>
              </w:rPr>
              <w:t>PrimaryQtip</w:t>
            </w:r>
            <w:proofErr w:type="spellEnd"/>
          </w:p>
        </w:tc>
        <w:tc>
          <w:tcPr>
            <w:tcW w:w="5040" w:type="dxa"/>
            <w:vAlign w:val="center"/>
          </w:tcPr>
          <w:p w14:paraId="3874555A" w14:textId="77777777" w:rsidR="00B92FBD" w:rsidRDefault="00F73BFA">
            <w:pPr>
              <w:jc w:val="center"/>
              <w:rPr>
                <w:sz w:val="20"/>
                <w:szCs w:val="20"/>
              </w:rPr>
            </w:pPr>
            <w:r>
              <w:rPr>
                <w:rFonts w:eastAsia="Times New Roman" w:cs="Lucida Console"/>
                <w:sz w:val="20"/>
                <w:szCs w:val="20"/>
              </w:rPr>
              <w:t xml:space="preserve"> </w:t>
            </w:r>
            <w:r>
              <w:rPr>
                <w:rFonts w:ascii="Lucida Console" w:eastAsia="Times New Roman" w:hAnsi="Lucida Console" w:cs="Lucida Console"/>
                <w:sz w:val="20"/>
                <w:szCs w:val="20"/>
              </w:rPr>
              <w:t>20130123PrimParallel20000_2514_tcp20.txt</w:t>
            </w:r>
          </w:p>
        </w:tc>
        <w:tc>
          <w:tcPr>
            <w:tcW w:w="1080" w:type="dxa"/>
            <w:vAlign w:val="center"/>
          </w:tcPr>
          <w:p w14:paraId="3874555B" w14:textId="77777777" w:rsidR="00950080" w:rsidRDefault="00F73BFA">
            <w:pPr>
              <w:jc w:val="center"/>
              <w:rPr>
                <w:sz w:val="20"/>
                <w:szCs w:val="20"/>
              </w:rPr>
            </w:pPr>
            <w:r>
              <w:rPr>
                <w:rFonts w:ascii="Calibri" w:hAnsi="Calibri"/>
                <w:color w:val="000000"/>
              </w:rPr>
              <w:t>20000</w:t>
            </w:r>
          </w:p>
        </w:tc>
        <w:tc>
          <w:tcPr>
            <w:tcW w:w="1372" w:type="dxa"/>
            <w:vAlign w:val="center"/>
          </w:tcPr>
          <w:p w14:paraId="3874555C"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132.98</w:t>
            </w:r>
          </w:p>
        </w:tc>
        <w:tc>
          <w:tcPr>
            <w:tcW w:w="1348" w:type="dxa"/>
            <w:vAlign w:val="center"/>
          </w:tcPr>
          <w:p w14:paraId="3874555D"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215.97</w:t>
            </w:r>
          </w:p>
        </w:tc>
        <w:tc>
          <w:tcPr>
            <w:tcW w:w="936" w:type="dxa"/>
            <w:shd w:val="clear" w:color="auto" w:fill="B8CCE4" w:themeFill="accent1" w:themeFillTint="66"/>
            <w:vAlign w:val="center"/>
          </w:tcPr>
          <w:p w14:paraId="3874555E"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1.14</w:t>
            </w:r>
          </w:p>
        </w:tc>
        <w:tc>
          <w:tcPr>
            <w:tcW w:w="1348" w:type="dxa"/>
            <w:shd w:val="clear" w:color="auto" w:fill="B8CCE4" w:themeFill="accent1" w:themeFillTint="66"/>
            <w:vAlign w:val="center"/>
          </w:tcPr>
          <w:p w14:paraId="3874555F" w14:textId="77777777" w:rsidR="00950080" w:rsidRDefault="00F73BFA">
            <w:pPr>
              <w:spacing w:after="0" w:line="240" w:lineRule="auto"/>
              <w:jc w:val="center"/>
              <w:rPr>
                <w:rFonts w:eastAsia="Times New Roman" w:cs="Times New Roman"/>
                <w:color w:val="000000"/>
                <w:sz w:val="20"/>
                <w:szCs w:val="20"/>
              </w:rPr>
            </w:pPr>
            <w:r>
              <w:rPr>
                <w:rFonts w:ascii="Calibri" w:hAnsi="Calibri"/>
                <w:color w:val="000000"/>
              </w:rPr>
              <w:t>199.26</w:t>
            </w:r>
          </w:p>
        </w:tc>
      </w:tr>
      <w:tr w:rsidR="002A4410" w14:paraId="38745568" w14:textId="77777777" w:rsidTr="00F577E6">
        <w:tc>
          <w:tcPr>
            <w:tcW w:w="2844" w:type="dxa"/>
            <w:vAlign w:val="center"/>
          </w:tcPr>
          <w:p w14:paraId="38745561" w14:textId="77777777" w:rsidR="00950080" w:rsidRDefault="00F73BFA">
            <w:pPr>
              <w:rPr>
                <w:sz w:val="16"/>
                <w:szCs w:val="16"/>
              </w:rPr>
            </w:pPr>
            <w:proofErr w:type="spellStart"/>
            <w:r>
              <w:rPr>
                <w:rFonts w:ascii="Calibri" w:hAnsi="Calibri"/>
                <w:color w:val="000000"/>
              </w:rPr>
              <w:t>PrimaryVtip</w:t>
            </w:r>
            <w:proofErr w:type="spellEnd"/>
            <w:r>
              <w:rPr>
                <w:rFonts w:ascii="Calibri" w:hAnsi="Calibri"/>
                <w:color w:val="000000"/>
              </w:rPr>
              <w:t>--</w:t>
            </w:r>
            <w:proofErr w:type="spellStart"/>
            <w:r>
              <w:rPr>
                <w:rFonts w:ascii="Calibri" w:hAnsi="Calibri"/>
                <w:color w:val="000000"/>
              </w:rPr>
              <w:t>PrimaryTipSeal</w:t>
            </w:r>
            <w:proofErr w:type="spellEnd"/>
          </w:p>
        </w:tc>
        <w:tc>
          <w:tcPr>
            <w:tcW w:w="5040" w:type="dxa"/>
            <w:vAlign w:val="center"/>
          </w:tcPr>
          <w:p w14:paraId="38745562" w14:textId="77777777" w:rsidR="00B92FBD" w:rsidRDefault="00F73BFA">
            <w:pPr>
              <w:jc w:val="center"/>
              <w:rPr>
                <w:sz w:val="20"/>
                <w:szCs w:val="20"/>
              </w:rPr>
            </w:pPr>
            <w:r>
              <w:rPr>
                <w:rFonts w:eastAsia="Times New Roman" w:cs="Lucida Console"/>
                <w:sz w:val="20"/>
                <w:szCs w:val="20"/>
              </w:rPr>
              <w:t xml:space="preserve"> </w:t>
            </w:r>
            <w:r>
              <w:rPr>
                <w:rFonts w:ascii="Lucida Console" w:eastAsia="Times New Roman" w:hAnsi="Lucida Console" w:cs="Lucida Console"/>
                <w:sz w:val="20"/>
                <w:szCs w:val="20"/>
              </w:rPr>
              <w:t>20130123PrimParallel20000_2514_tcp20.txt</w:t>
            </w:r>
          </w:p>
        </w:tc>
        <w:tc>
          <w:tcPr>
            <w:tcW w:w="1080" w:type="dxa"/>
            <w:vAlign w:val="center"/>
          </w:tcPr>
          <w:p w14:paraId="38745563" w14:textId="77777777" w:rsidR="00950080" w:rsidRDefault="00F73BFA">
            <w:pPr>
              <w:jc w:val="center"/>
              <w:rPr>
                <w:sz w:val="20"/>
                <w:szCs w:val="20"/>
              </w:rPr>
            </w:pPr>
            <w:r>
              <w:rPr>
                <w:rFonts w:ascii="Calibri" w:hAnsi="Calibri"/>
                <w:color w:val="000000"/>
              </w:rPr>
              <w:t>20000</w:t>
            </w:r>
          </w:p>
        </w:tc>
        <w:tc>
          <w:tcPr>
            <w:tcW w:w="1372" w:type="dxa"/>
            <w:vAlign w:val="center"/>
          </w:tcPr>
          <w:p w14:paraId="38745564" w14:textId="77777777" w:rsidR="00950080" w:rsidRDefault="00F73BFA">
            <w:pPr>
              <w:jc w:val="center"/>
              <w:rPr>
                <w:sz w:val="20"/>
                <w:szCs w:val="20"/>
              </w:rPr>
            </w:pPr>
            <w:r>
              <w:rPr>
                <w:rFonts w:ascii="Calibri" w:hAnsi="Calibri"/>
                <w:color w:val="000000"/>
              </w:rPr>
              <w:t>880.865</w:t>
            </w:r>
          </w:p>
        </w:tc>
        <w:tc>
          <w:tcPr>
            <w:tcW w:w="1348" w:type="dxa"/>
            <w:vAlign w:val="center"/>
          </w:tcPr>
          <w:p w14:paraId="38745565" w14:textId="77777777" w:rsidR="00950080" w:rsidRDefault="00F73BFA">
            <w:pPr>
              <w:jc w:val="center"/>
              <w:rPr>
                <w:sz w:val="20"/>
                <w:szCs w:val="20"/>
              </w:rPr>
            </w:pPr>
            <w:r>
              <w:rPr>
                <w:rFonts w:ascii="Calibri" w:hAnsi="Calibri"/>
                <w:color w:val="000000"/>
              </w:rPr>
              <w:t>964.85</w:t>
            </w:r>
          </w:p>
        </w:tc>
        <w:tc>
          <w:tcPr>
            <w:tcW w:w="936" w:type="dxa"/>
            <w:shd w:val="clear" w:color="auto" w:fill="B8CCE4" w:themeFill="accent1" w:themeFillTint="66"/>
            <w:vAlign w:val="center"/>
          </w:tcPr>
          <w:p w14:paraId="38745566" w14:textId="77777777" w:rsidR="00950080" w:rsidRDefault="00F73BFA">
            <w:pPr>
              <w:jc w:val="center"/>
              <w:rPr>
                <w:sz w:val="20"/>
                <w:szCs w:val="20"/>
              </w:rPr>
            </w:pPr>
            <w:r>
              <w:rPr>
                <w:rFonts w:ascii="Calibri" w:hAnsi="Calibri"/>
                <w:color w:val="000000"/>
              </w:rPr>
              <w:t>1.06</w:t>
            </w:r>
          </w:p>
        </w:tc>
        <w:tc>
          <w:tcPr>
            <w:tcW w:w="1348" w:type="dxa"/>
            <w:shd w:val="clear" w:color="auto" w:fill="B8CCE4" w:themeFill="accent1" w:themeFillTint="66"/>
            <w:vAlign w:val="center"/>
          </w:tcPr>
          <w:p w14:paraId="38745567" w14:textId="77777777" w:rsidR="00950080" w:rsidRDefault="00F73BFA">
            <w:pPr>
              <w:jc w:val="center"/>
              <w:rPr>
                <w:sz w:val="20"/>
                <w:szCs w:val="20"/>
              </w:rPr>
            </w:pPr>
            <w:r>
              <w:rPr>
                <w:rFonts w:ascii="Calibri" w:hAnsi="Calibri"/>
                <w:color w:val="000000"/>
              </w:rPr>
              <w:t>897.06</w:t>
            </w:r>
          </w:p>
        </w:tc>
      </w:tr>
    </w:tbl>
    <w:p w14:paraId="38745569" w14:textId="77777777" w:rsidR="001E34FA" w:rsidRDefault="001E34FA" w:rsidP="001E34FA">
      <w:pPr>
        <w:pStyle w:val="Heading3"/>
        <w:tabs>
          <w:tab w:val="clear" w:pos="2502"/>
        </w:tabs>
        <w:ind w:left="1224"/>
      </w:pPr>
    </w:p>
    <w:p w14:paraId="3874556A" w14:textId="77777777" w:rsidR="00FA17BD" w:rsidRPr="00F4655D" w:rsidRDefault="0063430E" w:rsidP="00F61145">
      <w:pPr>
        <w:pStyle w:val="Heading3"/>
        <w:numPr>
          <w:ilvl w:val="2"/>
          <w:numId w:val="2"/>
        </w:numPr>
        <w:tabs>
          <w:tab w:val="clear" w:pos="2502"/>
        </w:tabs>
      </w:pPr>
      <w:bookmarkStart w:id="133" w:name="_Toc354401867"/>
      <w:r>
        <w:t xml:space="preserve">3514 </w:t>
      </w:r>
      <w:r w:rsidR="00FA17BD">
        <w:t xml:space="preserve">Concurrent </w:t>
      </w:r>
      <w:r w:rsidR="00EB5DD4">
        <w:t xml:space="preserve">Moves </w:t>
      </w:r>
      <w:r w:rsidR="005037EB">
        <w:t>Command-Response</w:t>
      </w:r>
      <w:r w:rsidR="005037EB" w:rsidRPr="0034694B">
        <w:t xml:space="preserve"> </w:t>
      </w:r>
      <w:r w:rsidR="00EB5DD4">
        <w:t>Message</w:t>
      </w:r>
      <w:r w:rsidR="00FA17BD">
        <w:t xml:space="preserve"> Statistics – Primary Arm</w:t>
      </w:r>
      <w:r w:rsidR="00337AC1">
        <w:t xml:space="preserve"> (</w:t>
      </w:r>
      <w:r w:rsidR="00A80AD1">
        <w:t>v</w:t>
      </w:r>
      <w:r w:rsidR="0083061E">
        <w:t>2.1.</w:t>
      </w:r>
      <w:r w:rsidR="00736598">
        <w:t>21</w:t>
      </w:r>
      <w:r w:rsidR="00337AC1">
        <w:t>)</w:t>
      </w:r>
      <w:bookmarkEnd w:id="133"/>
    </w:p>
    <w:tbl>
      <w:tblPr>
        <w:tblStyle w:val="TableGrid"/>
        <w:tblW w:w="0" w:type="auto"/>
        <w:tblInd w:w="1224" w:type="dxa"/>
        <w:tblLayout w:type="fixed"/>
        <w:tblLook w:val="04A0" w:firstRow="1" w:lastRow="0" w:firstColumn="1" w:lastColumn="0" w:noHBand="0" w:noVBand="1"/>
      </w:tblPr>
      <w:tblGrid>
        <w:gridCol w:w="3024"/>
        <w:gridCol w:w="4680"/>
        <w:gridCol w:w="1260"/>
        <w:gridCol w:w="990"/>
        <w:gridCol w:w="1080"/>
        <w:gridCol w:w="1080"/>
        <w:gridCol w:w="1854"/>
      </w:tblGrid>
      <w:tr w:rsidR="005F637F" w:rsidRPr="00511A5E" w14:paraId="38745572" w14:textId="77777777" w:rsidTr="00D61270">
        <w:trPr>
          <w:trHeight w:val="809"/>
        </w:trPr>
        <w:tc>
          <w:tcPr>
            <w:tcW w:w="3024" w:type="dxa"/>
            <w:shd w:val="clear" w:color="auto" w:fill="D9D9D9" w:themeFill="background1" w:themeFillShade="D9"/>
          </w:tcPr>
          <w:p w14:paraId="3874556B" w14:textId="77777777" w:rsidR="00D25866" w:rsidRPr="005F6BED" w:rsidRDefault="00D25866" w:rsidP="00EC3942">
            <w:pPr>
              <w:jc w:val="center"/>
              <w:rPr>
                <w:b/>
              </w:rPr>
            </w:pPr>
            <w:r w:rsidRPr="005F6BED">
              <w:rPr>
                <w:b/>
              </w:rPr>
              <w:t>Move Name</w:t>
            </w:r>
          </w:p>
        </w:tc>
        <w:tc>
          <w:tcPr>
            <w:tcW w:w="4680" w:type="dxa"/>
            <w:shd w:val="clear" w:color="auto" w:fill="D9D9D9" w:themeFill="background1" w:themeFillShade="D9"/>
          </w:tcPr>
          <w:p w14:paraId="3874556C" w14:textId="77777777" w:rsidR="00D25866" w:rsidRDefault="00D25866" w:rsidP="00EC3942">
            <w:pPr>
              <w:jc w:val="center"/>
              <w:rPr>
                <w:b/>
              </w:rPr>
            </w:pPr>
            <w:r>
              <w:rPr>
                <w:b/>
              </w:rPr>
              <w:t>File Name</w:t>
            </w:r>
          </w:p>
        </w:tc>
        <w:tc>
          <w:tcPr>
            <w:tcW w:w="1260" w:type="dxa"/>
            <w:shd w:val="clear" w:color="auto" w:fill="D9D9D9" w:themeFill="background1" w:themeFillShade="D9"/>
          </w:tcPr>
          <w:p w14:paraId="3874556D" w14:textId="77777777" w:rsidR="00D25866" w:rsidRPr="005F6BED" w:rsidRDefault="00D25866" w:rsidP="00EC3942">
            <w:pPr>
              <w:jc w:val="center"/>
              <w:rPr>
                <w:b/>
              </w:rPr>
            </w:pPr>
            <w:r>
              <w:rPr>
                <w:b/>
              </w:rPr>
              <w:t>Iterations</w:t>
            </w:r>
          </w:p>
        </w:tc>
        <w:tc>
          <w:tcPr>
            <w:tcW w:w="990" w:type="dxa"/>
            <w:shd w:val="clear" w:color="auto" w:fill="D9D9D9" w:themeFill="background1" w:themeFillShade="D9"/>
          </w:tcPr>
          <w:p w14:paraId="3874556E" w14:textId="77777777" w:rsidR="00D25866" w:rsidRPr="005F6BED" w:rsidRDefault="00D25866" w:rsidP="00EC3942">
            <w:pPr>
              <w:jc w:val="center"/>
              <w:rPr>
                <w:b/>
              </w:rPr>
            </w:pPr>
            <w:r w:rsidRPr="005F6BED">
              <w:rPr>
                <w:b/>
              </w:rPr>
              <w:t>Min</w:t>
            </w:r>
            <w:r>
              <w:rPr>
                <w:b/>
              </w:rPr>
              <w:t xml:space="preserve"> (msec)</w:t>
            </w:r>
          </w:p>
        </w:tc>
        <w:tc>
          <w:tcPr>
            <w:tcW w:w="1080" w:type="dxa"/>
            <w:shd w:val="clear" w:color="auto" w:fill="D9D9D9" w:themeFill="background1" w:themeFillShade="D9"/>
          </w:tcPr>
          <w:p w14:paraId="3874556F" w14:textId="77777777" w:rsidR="00D25866" w:rsidRPr="005F6BED" w:rsidRDefault="00D25866" w:rsidP="00EC3942">
            <w:pPr>
              <w:jc w:val="center"/>
              <w:rPr>
                <w:b/>
              </w:rPr>
            </w:pPr>
            <w:r w:rsidRPr="005F6BED">
              <w:rPr>
                <w:b/>
              </w:rPr>
              <w:t>Max</w:t>
            </w:r>
            <w:r>
              <w:rPr>
                <w:b/>
              </w:rPr>
              <w:t xml:space="preserve"> (msec)</w:t>
            </w:r>
          </w:p>
        </w:tc>
        <w:tc>
          <w:tcPr>
            <w:tcW w:w="1080" w:type="dxa"/>
            <w:tcBorders>
              <w:bottom w:val="single" w:sz="4" w:space="0" w:color="auto"/>
            </w:tcBorders>
            <w:shd w:val="clear" w:color="auto" w:fill="D9D9D9" w:themeFill="background1" w:themeFillShade="D9"/>
          </w:tcPr>
          <w:p w14:paraId="38745570" w14:textId="77777777" w:rsidR="00D25866" w:rsidRPr="005F6BED" w:rsidRDefault="00D25866" w:rsidP="00EC3942">
            <w:pPr>
              <w:jc w:val="center"/>
              <w:rPr>
                <w:b/>
              </w:rPr>
            </w:pPr>
            <w:r>
              <w:rPr>
                <w:b/>
              </w:rPr>
              <w:t>STD</w:t>
            </w:r>
          </w:p>
        </w:tc>
        <w:tc>
          <w:tcPr>
            <w:tcW w:w="1854" w:type="dxa"/>
            <w:tcBorders>
              <w:bottom w:val="single" w:sz="4" w:space="0" w:color="auto"/>
            </w:tcBorders>
            <w:shd w:val="clear" w:color="auto" w:fill="D9D9D9" w:themeFill="background1" w:themeFillShade="D9"/>
          </w:tcPr>
          <w:p w14:paraId="38745571" w14:textId="77777777" w:rsidR="00D25866" w:rsidRPr="005F6BED" w:rsidRDefault="00D25866" w:rsidP="00EC3942">
            <w:pPr>
              <w:jc w:val="center"/>
              <w:rPr>
                <w:b/>
              </w:rPr>
            </w:pPr>
            <w:r w:rsidRPr="005F6BED">
              <w:rPr>
                <w:b/>
              </w:rPr>
              <w:t>Mean</w:t>
            </w:r>
            <w:r>
              <w:rPr>
                <w:b/>
              </w:rPr>
              <w:t xml:space="preserve"> (msec)</w:t>
            </w:r>
          </w:p>
        </w:tc>
      </w:tr>
      <w:tr w:rsidR="00DF3439" w:rsidRPr="00511A5E" w14:paraId="3874557A" w14:textId="77777777" w:rsidTr="00950080">
        <w:tc>
          <w:tcPr>
            <w:tcW w:w="3024" w:type="dxa"/>
            <w:vAlign w:val="bottom"/>
          </w:tcPr>
          <w:p w14:paraId="38745573" w14:textId="77777777" w:rsidR="00DF3439" w:rsidRDefault="00DF3439">
            <w:pPr>
              <w:rPr>
                <w:sz w:val="20"/>
                <w:szCs w:val="20"/>
              </w:rPr>
            </w:pPr>
            <w:proofErr w:type="spellStart"/>
            <w:r>
              <w:rPr>
                <w:rFonts w:ascii="Calibri" w:hAnsi="Calibri"/>
                <w:color w:val="000000"/>
              </w:rPr>
              <w:t>PrimaryQtip</w:t>
            </w:r>
            <w:proofErr w:type="spellEnd"/>
            <w:r>
              <w:rPr>
                <w:rFonts w:ascii="Calibri" w:hAnsi="Calibri"/>
                <w:color w:val="000000"/>
              </w:rPr>
              <w:t>--</w:t>
            </w:r>
            <w:proofErr w:type="spellStart"/>
            <w:r>
              <w:rPr>
                <w:rFonts w:ascii="Calibri" w:hAnsi="Calibri"/>
                <w:color w:val="000000"/>
              </w:rPr>
              <w:t>PrimaryVtip</w:t>
            </w:r>
            <w:proofErr w:type="spellEnd"/>
          </w:p>
        </w:tc>
        <w:tc>
          <w:tcPr>
            <w:tcW w:w="4680" w:type="dxa"/>
          </w:tcPr>
          <w:p w14:paraId="38745574" w14:textId="77777777" w:rsidR="00B92FBD" w:rsidRDefault="009A7DE8">
            <w:pPr>
              <w:rPr>
                <w:sz w:val="20"/>
                <w:szCs w:val="20"/>
              </w:rPr>
            </w:pPr>
            <w:r w:rsidRPr="009A7DE8">
              <w:rPr>
                <w:rFonts w:eastAsia="Times New Roman" w:cs="Lucida Console"/>
                <w:sz w:val="20"/>
                <w:szCs w:val="20"/>
              </w:rPr>
              <w:t>20130718PrimParallel20000_3514_2121_tcp20.txt</w:t>
            </w:r>
          </w:p>
        </w:tc>
        <w:tc>
          <w:tcPr>
            <w:tcW w:w="1260" w:type="dxa"/>
            <w:vAlign w:val="bottom"/>
          </w:tcPr>
          <w:p w14:paraId="38745575" w14:textId="77777777" w:rsidR="00DF3439" w:rsidRDefault="00DF3439">
            <w:pPr>
              <w:jc w:val="center"/>
              <w:rPr>
                <w:sz w:val="20"/>
                <w:szCs w:val="20"/>
              </w:rPr>
            </w:pPr>
            <w:r>
              <w:rPr>
                <w:rFonts w:ascii="Calibri" w:hAnsi="Calibri"/>
                <w:color w:val="000000"/>
              </w:rPr>
              <w:t>20000</w:t>
            </w:r>
          </w:p>
        </w:tc>
        <w:tc>
          <w:tcPr>
            <w:tcW w:w="990" w:type="dxa"/>
            <w:vAlign w:val="bottom"/>
          </w:tcPr>
          <w:p w14:paraId="38745576" w14:textId="77777777" w:rsidR="00DF3439" w:rsidRDefault="00DF3439">
            <w:pPr>
              <w:jc w:val="center"/>
              <w:rPr>
                <w:sz w:val="20"/>
                <w:szCs w:val="20"/>
              </w:rPr>
            </w:pPr>
            <w:r>
              <w:rPr>
                <w:rFonts w:ascii="Calibri" w:hAnsi="Calibri"/>
                <w:color w:val="000000"/>
              </w:rPr>
              <w:t>323.951</w:t>
            </w:r>
          </w:p>
        </w:tc>
        <w:tc>
          <w:tcPr>
            <w:tcW w:w="1080" w:type="dxa"/>
            <w:vAlign w:val="bottom"/>
          </w:tcPr>
          <w:p w14:paraId="38745577" w14:textId="77777777" w:rsidR="00DF3439" w:rsidRDefault="00DF3439">
            <w:pPr>
              <w:jc w:val="center"/>
              <w:rPr>
                <w:sz w:val="20"/>
                <w:szCs w:val="20"/>
              </w:rPr>
            </w:pPr>
            <w:r>
              <w:rPr>
                <w:rFonts w:ascii="Calibri" w:hAnsi="Calibri"/>
                <w:color w:val="000000"/>
              </w:rPr>
              <w:t>582.91</w:t>
            </w:r>
          </w:p>
        </w:tc>
        <w:tc>
          <w:tcPr>
            <w:tcW w:w="1080" w:type="dxa"/>
            <w:shd w:val="clear" w:color="auto" w:fill="B8CCE4" w:themeFill="accent1" w:themeFillTint="66"/>
            <w:vAlign w:val="bottom"/>
          </w:tcPr>
          <w:p w14:paraId="38745578" w14:textId="77777777" w:rsidR="00DF3439" w:rsidRDefault="00DF3439">
            <w:pPr>
              <w:jc w:val="center"/>
              <w:rPr>
                <w:sz w:val="20"/>
                <w:szCs w:val="20"/>
              </w:rPr>
            </w:pPr>
            <w:r>
              <w:rPr>
                <w:rFonts w:ascii="Calibri" w:hAnsi="Calibri"/>
                <w:color w:val="000000"/>
              </w:rPr>
              <w:t>5.54</w:t>
            </w:r>
          </w:p>
        </w:tc>
        <w:tc>
          <w:tcPr>
            <w:tcW w:w="1854" w:type="dxa"/>
            <w:shd w:val="clear" w:color="auto" w:fill="B8CCE4" w:themeFill="accent1" w:themeFillTint="66"/>
            <w:vAlign w:val="bottom"/>
          </w:tcPr>
          <w:p w14:paraId="38745579" w14:textId="77777777" w:rsidR="00DF3439" w:rsidRDefault="00DF3439">
            <w:pPr>
              <w:jc w:val="center"/>
              <w:rPr>
                <w:sz w:val="20"/>
                <w:szCs w:val="20"/>
              </w:rPr>
            </w:pPr>
            <w:r>
              <w:rPr>
                <w:rFonts w:ascii="Calibri" w:hAnsi="Calibri"/>
                <w:color w:val="000000"/>
              </w:rPr>
              <w:t>460.77</w:t>
            </w:r>
          </w:p>
        </w:tc>
      </w:tr>
      <w:tr w:rsidR="00DF3439" w:rsidRPr="00511A5E" w14:paraId="38745582" w14:textId="77777777" w:rsidTr="00950080">
        <w:tc>
          <w:tcPr>
            <w:tcW w:w="3024" w:type="dxa"/>
            <w:vAlign w:val="bottom"/>
          </w:tcPr>
          <w:p w14:paraId="3874557B" w14:textId="77777777" w:rsidR="00DF3439" w:rsidRDefault="00DF3439">
            <w:pPr>
              <w:rPr>
                <w:sz w:val="20"/>
                <w:szCs w:val="20"/>
              </w:rPr>
            </w:pPr>
            <w:proofErr w:type="spellStart"/>
            <w:r>
              <w:rPr>
                <w:rFonts w:ascii="Calibri" w:hAnsi="Calibri"/>
                <w:color w:val="000000"/>
              </w:rPr>
              <w:t>PrimaryTipSeal</w:t>
            </w:r>
            <w:proofErr w:type="spellEnd"/>
            <w:r>
              <w:rPr>
                <w:rFonts w:ascii="Calibri" w:hAnsi="Calibri"/>
                <w:color w:val="000000"/>
              </w:rPr>
              <w:t>--</w:t>
            </w:r>
            <w:proofErr w:type="spellStart"/>
            <w:r>
              <w:rPr>
                <w:rFonts w:ascii="Calibri" w:hAnsi="Calibri"/>
                <w:color w:val="000000"/>
              </w:rPr>
              <w:t>PrimaryQtip</w:t>
            </w:r>
            <w:proofErr w:type="spellEnd"/>
          </w:p>
        </w:tc>
        <w:tc>
          <w:tcPr>
            <w:tcW w:w="4680" w:type="dxa"/>
          </w:tcPr>
          <w:p w14:paraId="3874557C" w14:textId="77777777" w:rsidR="00B92FBD" w:rsidRDefault="00DF3439">
            <w:pPr>
              <w:rPr>
                <w:sz w:val="20"/>
                <w:szCs w:val="20"/>
              </w:rPr>
            </w:pPr>
            <w:r w:rsidRPr="00DF3439">
              <w:rPr>
                <w:rFonts w:eastAsia="Times New Roman" w:cs="Lucida Console"/>
                <w:sz w:val="20"/>
                <w:szCs w:val="20"/>
              </w:rPr>
              <w:t>20130718PrimParallel20000_3514_2121_tcp20.txt</w:t>
            </w:r>
          </w:p>
        </w:tc>
        <w:tc>
          <w:tcPr>
            <w:tcW w:w="1260" w:type="dxa"/>
            <w:vAlign w:val="bottom"/>
          </w:tcPr>
          <w:p w14:paraId="3874557D" w14:textId="77777777" w:rsidR="00DF3439" w:rsidRDefault="00DF3439">
            <w:pPr>
              <w:jc w:val="center"/>
              <w:rPr>
                <w:sz w:val="20"/>
                <w:szCs w:val="20"/>
              </w:rPr>
            </w:pPr>
            <w:r>
              <w:rPr>
                <w:rFonts w:ascii="Calibri" w:hAnsi="Calibri"/>
                <w:color w:val="000000"/>
              </w:rPr>
              <w:t>20000</w:t>
            </w:r>
          </w:p>
        </w:tc>
        <w:tc>
          <w:tcPr>
            <w:tcW w:w="990" w:type="dxa"/>
            <w:vAlign w:val="bottom"/>
          </w:tcPr>
          <w:p w14:paraId="3874557E" w14:textId="77777777" w:rsidR="00DF3439" w:rsidRDefault="00DF3439">
            <w:pPr>
              <w:jc w:val="center"/>
              <w:rPr>
                <w:sz w:val="20"/>
                <w:szCs w:val="20"/>
              </w:rPr>
            </w:pPr>
            <w:r>
              <w:rPr>
                <w:rFonts w:ascii="Calibri" w:hAnsi="Calibri"/>
                <w:color w:val="000000"/>
              </w:rPr>
              <w:t>167.975</w:t>
            </w:r>
          </w:p>
        </w:tc>
        <w:tc>
          <w:tcPr>
            <w:tcW w:w="1080" w:type="dxa"/>
            <w:vAlign w:val="bottom"/>
          </w:tcPr>
          <w:p w14:paraId="3874557F" w14:textId="77777777" w:rsidR="00DF3439" w:rsidRDefault="00DF3439">
            <w:pPr>
              <w:jc w:val="center"/>
              <w:rPr>
                <w:sz w:val="20"/>
                <w:szCs w:val="20"/>
              </w:rPr>
            </w:pPr>
            <w:r>
              <w:rPr>
                <w:rFonts w:ascii="Calibri" w:hAnsi="Calibri"/>
                <w:color w:val="000000"/>
              </w:rPr>
              <w:t>334.95</w:t>
            </w:r>
          </w:p>
        </w:tc>
        <w:tc>
          <w:tcPr>
            <w:tcW w:w="1080" w:type="dxa"/>
            <w:shd w:val="clear" w:color="auto" w:fill="B8CCE4" w:themeFill="accent1" w:themeFillTint="66"/>
            <w:vAlign w:val="bottom"/>
          </w:tcPr>
          <w:p w14:paraId="38745580" w14:textId="77777777" w:rsidR="00DF3439" w:rsidRDefault="00DF3439">
            <w:pPr>
              <w:jc w:val="center"/>
              <w:rPr>
                <w:sz w:val="20"/>
                <w:szCs w:val="20"/>
              </w:rPr>
            </w:pPr>
            <w:r>
              <w:rPr>
                <w:rFonts w:ascii="Calibri" w:hAnsi="Calibri"/>
                <w:color w:val="000000"/>
              </w:rPr>
              <w:t>2.16</w:t>
            </w:r>
          </w:p>
        </w:tc>
        <w:tc>
          <w:tcPr>
            <w:tcW w:w="1854" w:type="dxa"/>
            <w:shd w:val="clear" w:color="auto" w:fill="B8CCE4" w:themeFill="accent1" w:themeFillTint="66"/>
            <w:vAlign w:val="bottom"/>
          </w:tcPr>
          <w:p w14:paraId="38745581" w14:textId="77777777" w:rsidR="00DF3439" w:rsidRDefault="00DF3439">
            <w:pPr>
              <w:jc w:val="center"/>
              <w:rPr>
                <w:sz w:val="20"/>
                <w:szCs w:val="20"/>
              </w:rPr>
            </w:pPr>
            <w:r>
              <w:rPr>
                <w:rFonts w:ascii="Calibri" w:hAnsi="Calibri"/>
                <w:color w:val="000000"/>
              </w:rPr>
              <w:t>199.08</w:t>
            </w:r>
          </w:p>
        </w:tc>
      </w:tr>
      <w:tr w:rsidR="00DF3439" w:rsidRPr="00511A5E" w14:paraId="3874558A" w14:textId="77777777" w:rsidTr="00950080">
        <w:tc>
          <w:tcPr>
            <w:tcW w:w="3024" w:type="dxa"/>
            <w:vAlign w:val="bottom"/>
          </w:tcPr>
          <w:p w14:paraId="38745583" w14:textId="77777777" w:rsidR="00DF3439" w:rsidRDefault="00DF3439">
            <w:pPr>
              <w:rPr>
                <w:sz w:val="20"/>
                <w:szCs w:val="20"/>
              </w:rPr>
            </w:pPr>
            <w:proofErr w:type="spellStart"/>
            <w:r>
              <w:rPr>
                <w:rFonts w:ascii="Calibri" w:hAnsi="Calibri"/>
                <w:color w:val="000000"/>
              </w:rPr>
              <w:t>PrimaryVtip</w:t>
            </w:r>
            <w:proofErr w:type="spellEnd"/>
            <w:r>
              <w:rPr>
                <w:rFonts w:ascii="Calibri" w:hAnsi="Calibri"/>
                <w:color w:val="000000"/>
              </w:rPr>
              <w:t>--</w:t>
            </w:r>
            <w:proofErr w:type="spellStart"/>
            <w:r>
              <w:rPr>
                <w:rFonts w:ascii="Calibri" w:hAnsi="Calibri"/>
                <w:color w:val="000000"/>
              </w:rPr>
              <w:t>PrimaryTipSeal</w:t>
            </w:r>
            <w:proofErr w:type="spellEnd"/>
          </w:p>
        </w:tc>
        <w:tc>
          <w:tcPr>
            <w:tcW w:w="4680" w:type="dxa"/>
          </w:tcPr>
          <w:p w14:paraId="38745584" w14:textId="77777777" w:rsidR="00B92FBD" w:rsidRDefault="00DF3439">
            <w:pPr>
              <w:rPr>
                <w:sz w:val="20"/>
                <w:szCs w:val="20"/>
              </w:rPr>
            </w:pPr>
            <w:r w:rsidRPr="00DF3439">
              <w:rPr>
                <w:rFonts w:eastAsia="Times New Roman" w:cs="Lucida Console"/>
                <w:sz w:val="20"/>
                <w:szCs w:val="20"/>
              </w:rPr>
              <w:t>20130718PrimParallel20000_3514_2121_tcp20.txt</w:t>
            </w:r>
          </w:p>
        </w:tc>
        <w:tc>
          <w:tcPr>
            <w:tcW w:w="1260" w:type="dxa"/>
            <w:vAlign w:val="bottom"/>
          </w:tcPr>
          <w:p w14:paraId="38745585" w14:textId="77777777" w:rsidR="00DF3439" w:rsidRDefault="00DF3439">
            <w:pPr>
              <w:jc w:val="center"/>
              <w:rPr>
                <w:sz w:val="20"/>
                <w:szCs w:val="20"/>
              </w:rPr>
            </w:pPr>
            <w:r>
              <w:rPr>
                <w:rFonts w:ascii="Calibri" w:hAnsi="Calibri"/>
                <w:color w:val="000000"/>
              </w:rPr>
              <w:t>20000</w:t>
            </w:r>
          </w:p>
        </w:tc>
        <w:tc>
          <w:tcPr>
            <w:tcW w:w="990" w:type="dxa"/>
            <w:vAlign w:val="bottom"/>
          </w:tcPr>
          <w:p w14:paraId="38745586" w14:textId="77777777" w:rsidR="00B92FBD" w:rsidRDefault="00DF3439">
            <w:pPr>
              <w:rPr>
                <w:sz w:val="20"/>
                <w:szCs w:val="20"/>
              </w:rPr>
            </w:pPr>
            <w:r>
              <w:rPr>
                <w:rFonts w:ascii="Calibri" w:hAnsi="Calibri"/>
                <w:color w:val="000000"/>
              </w:rPr>
              <w:t>804.877</w:t>
            </w:r>
          </w:p>
        </w:tc>
        <w:tc>
          <w:tcPr>
            <w:tcW w:w="1080" w:type="dxa"/>
            <w:vAlign w:val="bottom"/>
          </w:tcPr>
          <w:p w14:paraId="38745587" w14:textId="77777777" w:rsidR="00DF3439" w:rsidRDefault="00DF3439">
            <w:pPr>
              <w:jc w:val="center"/>
              <w:rPr>
                <w:rFonts w:eastAsia="Times New Roman" w:cs="Lucida Console"/>
                <w:sz w:val="20"/>
                <w:szCs w:val="20"/>
              </w:rPr>
            </w:pPr>
            <w:r>
              <w:rPr>
                <w:rFonts w:ascii="Calibri" w:hAnsi="Calibri"/>
                <w:color w:val="000000"/>
              </w:rPr>
              <w:t>929.86</w:t>
            </w:r>
          </w:p>
        </w:tc>
        <w:tc>
          <w:tcPr>
            <w:tcW w:w="1080" w:type="dxa"/>
            <w:shd w:val="clear" w:color="auto" w:fill="B8CCE4" w:themeFill="accent1" w:themeFillTint="66"/>
            <w:vAlign w:val="bottom"/>
          </w:tcPr>
          <w:p w14:paraId="38745588" w14:textId="77777777" w:rsidR="00DF3439" w:rsidRDefault="00DF3439">
            <w:pPr>
              <w:jc w:val="center"/>
              <w:rPr>
                <w:rFonts w:eastAsia="Times New Roman" w:cs="Lucida Console"/>
                <w:sz w:val="20"/>
                <w:szCs w:val="20"/>
              </w:rPr>
            </w:pPr>
            <w:r>
              <w:rPr>
                <w:rFonts w:ascii="Calibri" w:hAnsi="Calibri"/>
                <w:color w:val="000000"/>
              </w:rPr>
              <w:t>1.21</w:t>
            </w:r>
          </w:p>
        </w:tc>
        <w:tc>
          <w:tcPr>
            <w:tcW w:w="1854" w:type="dxa"/>
            <w:shd w:val="clear" w:color="auto" w:fill="B8CCE4" w:themeFill="accent1" w:themeFillTint="66"/>
            <w:vAlign w:val="bottom"/>
          </w:tcPr>
          <w:p w14:paraId="38745589" w14:textId="77777777" w:rsidR="00DF3439" w:rsidRDefault="00DF3439">
            <w:pPr>
              <w:jc w:val="center"/>
              <w:rPr>
                <w:sz w:val="20"/>
                <w:szCs w:val="20"/>
              </w:rPr>
            </w:pPr>
            <w:r>
              <w:rPr>
                <w:rFonts w:ascii="Calibri" w:hAnsi="Calibri"/>
                <w:color w:val="000000"/>
              </w:rPr>
              <w:t>896.83</w:t>
            </w:r>
          </w:p>
        </w:tc>
      </w:tr>
    </w:tbl>
    <w:p w14:paraId="3874558B" w14:textId="77777777" w:rsidR="00354F1A" w:rsidRPr="00354F1A" w:rsidRDefault="00354F1A" w:rsidP="00354F1A"/>
    <w:p w14:paraId="3874558C" w14:textId="77777777" w:rsidR="007E3932" w:rsidRDefault="007E3932" w:rsidP="007E3932">
      <w:pPr>
        <w:autoSpaceDE w:val="0"/>
        <w:autoSpaceDN w:val="0"/>
        <w:adjustRightInd w:val="0"/>
        <w:spacing w:after="0" w:line="240" w:lineRule="auto"/>
      </w:pPr>
      <w:r>
        <w:t xml:space="preserve">     </w:t>
      </w:r>
    </w:p>
    <w:p w14:paraId="3874558D" w14:textId="77777777" w:rsidR="00A92A37" w:rsidRPr="007E3932" w:rsidRDefault="007E3932" w:rsidP="007E3932">
      <w:pPr>
        <w:spacing w:after="0" w:line="240" w:lineRule="auto"/>
      </w:pPr>
      <w:r>
        <w:br w:type="page"/>
      </w:r>
    </w:p>
    <w:p w14:paraId="3874558E" w14:textId="77777777" w:rsidR="000C1FF3" w:rsidRDefault="000C1FF3" w:rsidP="000C1FF3">
      <w:pPr>
        <w:pStyle w:val="Heading3"/>
        <w:numPr>
          <w:ilvl w:val="2"/>
          <w:numId w:val="2"/>
        </w:numPr>
        <w:tabs>
          <w:tab w:val="clear" w:pos="2502"/>
        </w:tabs>
      </w:pPr>
      <w:bookmarkStart w:id="134" w:name="_Toc354401868"/>
      <w:r w:rsidRPr="006F6155">
        <w:lastRenderedPageBreak/>
        <w:t>Concurrent Moves – 2514 vs.</w:t>
      </w:r>
      <w:r>
        <w:t xml:space="preserve"> 3514 Command-Response</w:t>
      </w:r>
      <w:r w:rsidR="000A1D49">
        <w:t xml:space="preserve"> Probability Density </w:t>
      </w:r>
      <w:r>
        <w:t>Plot Comparison – Primary</w:t>
      </w:r>
      <w:r w:rsidRPr="006F6155">
        <w:t xml:space="preserve"> Arm</w:t>
      </w:r>
      <w:bookmarkEnd w:id="134"/>
    </w:p>
    <w:tbl>
      <w:tblPr>
        <w:tblStyle w:val="TableGrid"/>
        <w:tblW w:w="0" w:type="auto"/>
        <w:tblLook w:val="04A0" w:firstRow="1" w:lastRow="0" w:firstColumn="1" w:lastColumn="0" w:noHBand="0" w:noVBand="1"/>
      </w:tblPr>
      <w:tblGrid>
        <w:gridCol w:w="7596"/>
        <w:gridCol w:w="7596"/>
      </w:tblGrid>
      <w:tr w:rsidR="00036674" w14:paraId="38745591" w14:textId="77777777" w:rsidTr="00036674">
        <w:trPr>
          <w:cantSplit/>
          <w:tblHeader/>
        </w:trPr>
        <w:tc>
          <w:tcPr>
            <w:tcW w:w="7596" w:type="dxa"/>
            <w:shd w:val="clear" w:color="auto" w:fill="BFBFBF" w:themeFill="background1" w:themeFillShade="BF"/>
            <w:vAlign w:val="center"/>
          </w:tcPr>
          <w:p w14:paraId="3874558F" w14:textId="77777777" w:rsidR="00036674" w:rsidRPr="0091176B" w:rsidRDefault="00036674" w:rsidP="00036674">
            <w:pPr>
              <w:jc w:val="center"/>
              <w:rPr>
                <w:b/>
              </w:rPr>
            </w:pPr>
            <w:r>
              <w:rPr>
                <w:b/>
              </w:rPr>
              <w:t>Primary Arm 2514</w:t>
            </w:r>
          </w:p>
        </w:tc>
        <w:tc>
          <w:tcPr>
            <w:tcW w:w="7596" w:type="dxa"/>
            <w:shd w:val="clear" w:color="auto" w:fill="BFBFBF" w:themeFill="background1" w:themeFillShade="BF"/>
            <w:vAlign w:val="bottom"/>
          </w:tcPr>
          <w:p w14:paraId="38745590" w14:textId="77777777" w:rsidR="00036674" w:rsidRPr="0091176B" w:rsidRDefault="00036674" w:rsidP="00036674">
            <w:pPr>
              <w:jc w:val="center"/>
              <w:rPr>
                <w:b/>
              </w:rPr>
            </w:pPr>
            <w:r>
              <w:rPr>
                <w:b/>
              </w:rPr>
              <w:t>Primary Arm 3514</w:t>
            </w:r>
          </w:p>
        </w:tc>
      </w:tr>
      <w:tr w:rsidR="00036674" w14:paraId="38745595" w14:textId="77777777" w:rsidTr="00036674">
        <w:tc>
          <w:tcPr>
            <w:tcW w:w="7596" w:type="dxa"/>
          </w:tcPr>
          <w:p w14:paraId="38745592" w14:textId="77777777" w:rsidR="009B4902" w:rsidRDefault="009B4902" w:rsidP="000A1D49">
            <w:pPr>
              <w:rPr>
                <w:noProof/>
              </w:rPr>
            </w:pPr>
          </w:p>
          <w:p w14:paraId="38745593" w14:textId="77777777" w:rsidR="00036674" w:rsidRDefault="00A77160" w:rsidP="000A1D49">
            <w:r>
              <w:rPr>
                <w:noProof/>
              </w:rPr>
              <w:drawing>
                <wp:inline distT="0" distB="0" distL="0" distR="0" wp14:anchorId="38745AD3" wp14:editId="38745AD4">
                  <wp:extent cx="4572000" cy="4572000"/>
                  <wp:effectExtent l="19050" t="0" r="0" b="0"/>
                  <wp:docPr id="234" name="Picture 14" descr="C:\WireSharkCaptures\20130123PrimParallel20000_2514_tcp20.txt_PrimaryQtip--Prim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reSharkCaptures\20130123PrimParallel20000_2514_tcp20.txt_PrimaryQtip--PrimaryVtip_dens.png"/>
                          <pic:cNvPicPr>
                            <a:picLocks noChangeAspect="1" noChangeArrowheads="1"/>
                          </pic:cNvPicPr>
                        </pic:nvPicPr>
                        <pic:blipFill>
                          <a:blip r:embed="rId4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594" w14:textId="77777777" w:rsidR="00036674" w:rsidRDefault="00036674" w:rsidP="000A1D49"/>
        </w:tc>
      </w:tr>
      <w:tr w:rsidR="00036674" w14:paraId="38745598" w14:textId="77777777" w:rsidTr="00036674">
        <w:tc>
          <w:tcPr>
            <w:tcW w:w="7596" w:type="dxa"/>
          </w:tcPr>
          <w:p w14:paraId="38745596" w14:textId="77777777" w:rsidR="00036674" w:rsidRDefault="00A77160" w:rsidP="000A1D49">
            <w:r>
              <w:rPr>
                <w:noProof/>
              </w:rPr>
              <w:lastRenderedPageBreak/>
              <w:drawing>
                <wp:inline distT="0" distB="0" distL="0" distR="0" wp14:anchorId="38745AD5" wp14:editId="38745AD6">
                  <wp:extent cx="4572000" cy="4572000"/>
                  <wp:effectExtent l="19050" t="0" r="0" b="0"/>
                  <wp:docPr id="237" name="Picture 15" descr="C:\WireSharkCaptures\20130123PrimParallel20000_2514_tcp20.txt_PrimaryVtip--PrimaryTip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reSharkCaptures\20130123PrimParallel20000_2514_tcp20.txt_PrimaryVtip--PrimaryTipSeal_dens.png"/>
                          <pic:cNvPicPr>
                            <a:picLocks noChangeAspect="1" noChangeArrowheads="1"/>
                          </pic:cNvPicPr>
                        </pic:nvPicPr>
                        <pic:blipFill>
                          <a:blip r:embed="rId4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597" w14:textId="77777777" w:rsidR="00036674" w:rsidRDefault="00036674" w:rsidP="000A1D49"/>
        </w:tc>
      </w:tr>
      <w:tr w:rsidR="00036674" w14:paraId="3874559B" w14:textId="77777777" w:rsidTr="00036674">
        <w:tc>
          <w:tcPr>
            <w:tcW w:w="7596" w:type="dxa"/>
          </w:tcPr>
          <w:p w14:paraId="38745599" w14:textId="77777777" w:rsidR="00036674" w:rsidRDefault="00A77160" w:rsidP="000A1D49">
            <w:r>
              <w:rPr>
                <w:noProof/>
              </w:rPr>
              <w:lastRenderedPageBreak/>
              <w:drawing>
                <wp:inline distT="0" distB="0" distL="0" distR="0" wp14:anchorId="38745AD7" wp14:editId="38745AD8">
                  <wp:extent cx="4572000" cy="4572000"/>
                  <wp:effectExtent l="19050" t="0" r="0" b="0"/>
                  <wp:docPr id="233" name="Picture 13" descr="C:\WireSharkCaptures\20130123PrimParallel20000_2514_tcp20.txt_PrimaryTipSeal--PrimaryQ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reSharkCaptures\20130123PrimParallel20000_2514_tcp20.txt_PrimaryTipSeal--PrimaryQtip_dens.png"/>
                          <pic:cNvPicPr>
                            <a:picLocks noChangeAspect="1" noChangeArrowheads="1"/>
                          </pic:cNvPicPr>
                        </pic:nvPicPr>
                        <pic:blipFill>
                          <a:blip r:embed="rId4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59A" w14:textId="77777777" w:rsidR="00036674" w:rsidRDefault="00036674" w:rsidP="000A1D49"/>
        </w:tc>
      </w:tr>
    </w:tbl>
    <w:p w14:paraId="3874559C" w14:textId="77777777" w:rsidR="000A1D49" w:rsidRPr="000A1D49" w:rsidRDefault="000A1D49" w:rsidP="000A1D49"/>
    <w:p w14:paraId="3874559D" w14:textId="77777777" w:rsidR="000C1FF3" w:rsidRDefault="000C1FF3" w:rsidP="000C1FF3">
      <w:pPr>
        <w:pStyle w:val="Heading3"/>
        <w:tabs>
          <w:tab w:val="clear" w:pos="2502"/>
        </w:tabs>
        <w:ind w:left="1224"/>
      </w:pPr>
    </w:p>
    <w:p w14:paraId="3874559E" w14:textId="77777777" w:rsidR="00601427" w:rsidRPr="006F6155" w:rsidRDefault="006F6155" w:rsidP="000C1FF3">
      <w:pPr>
        <w:pStyle w:val="Heading3"/>
        <w:numPr>
          <w:ilvl w:val="2"/>
          <w:numId w:val="2"/>
        </w:numPr>
        <w:tabs>
          <w:tab w:val="clear" w:pos="2502"/>
        </w:tabs>
      </w:pPr>
      <w:bookmarkStart w:id="135" w:name="_Toc354401869"/>
      <w:r w:rsidRPr="006F6155">
        <w:lastRenderedPageBreak/>
        <w:t>Co</w:t>
      </w:r>
      <w:r w:rsidR="001A52C2">
        <w:t xml:space="preserve">ncurrent Moves – 2514 vs. </w:t>
      </w:r>
      <w:r w:rsidR="0025383A">
        <w:t>3514 Command</w:t>
      </w:r>
      <w:r w:rsidR="006A7A7E">
        <w:t>-Response</w:t>
      </w:r>
      <w:r w:rsidR="001A52C2">
        <w:t xml:space="preserve"> Plot</w:t>
      </w:r>
      <w:r w:rsidRPr="006F6155">
        <w:t xml:space="preserve"> Comparison – Primary Arm</w:t>
      </w:r>
      <w:bookmarkEnd w:id="135"/>
    </w:p>
    <w:tbl>
      <w:tblPr>
        <w:tblStyle w:val="TableGrid"/>
        <w:tblW w:w="15120" w:type="dxa"/>
        <w:tblInd w:w="-158" w:type="dxa"/>
        <w:tblLayout w:type="fixed"/>
        <w:tblCellMar>
          <w:top w:w="115" w:type="dxa"/>
          <w:left w:w="115" w:type="dxa"/>
          <w:bottom w:w="115" w:type="dxa"/>
          <w:right w:w="115" w:type="dxa"/>
        </w:tblCellMar>
        <w:tblLook w:val="04A0" w:firstRow="1" w:lastRow="0" w:firstColumn="1" w:lastColumn="0" w:noHBand="0" w:noVBand="1"/>
      </w:tblPr>
      <w:tblGrid>
        <w:gridCol w:w="7561"/>
        <w:gridCol w:w="7559"/>
      </w:tblGrid>
      <w:tr w:rsidR="001E34FA" w14:paraId="387455A1" w14:textId="77777777" w:rsidTr="00794733">
        <w:trPr>
          <w:cantSplit/>
          <w:tblHeader/>
        </w:trPr>
        <w:tc>
          <w:tcPr>
            <w:tcW w:w="7560" w:type="dxa"/>
            <w:shd w:val="clear" w:color="auto" w:fill="D9D9D9" w:themeFill="background1" w:themeFillShade="D9"/>
            <w:tcMar>
              <w:top w:w="115" w:type="dxa"/>
              <w:left w:w="115" w:type="dxa"/>
              <w:bottom w:w="115" w:type="dxa"/>
              <w:right w:w="115" w:type="dxa"/>
            </w:tcMar>
            <w:vAlign w:val="center"/>
          </w:tcPr>
          <w:p w14:paraId="3874559F" w14:textId="77777777" w:rsidR="001E34FA" w:rsidRPr="0091176B" w:rsidRDefault="007B4E8A" w:rsidP="001E34FA">
            <w:pPr>
              <w:jc w:val="center"/>
              <w:rPr>
                <w:b/>
              </w:rPr>
            </w:pPr>
            <w:r>
              <w:rPr>
                <w:b/>
              </w:rPr>
              <w:t>Primary 2514</w:t>
            </w:r>
          </w:p>
        </w:tc>
        <w:tc>
          <w:tcPr>
            <w:tcW w:w="7560" w:type="dxa"/>
            <w:shd w:val="clear" w:color="auto" w:fill="D9D9D9" w:themeFill="background1" w:themeFillShade="D9"/>
            <w:vAlign w:val="bottom"/>
          </w:tcPr>
          <w:p w14:paraId="387455A0" w14:textId="77777777" w:rsidR="001E34FA" w:rsidRPr="0091176B" w:rsidRDefault="007B4E8A" w:rsidP="001E34FA">
            <w:pPr>
              <w:jc w:val="center"/>
              <w:rPr>
                <w:b/>
              </w:rPr>
            </w:pPr>
            <w:r>
              <w:rPr>
                <w:b/>
              </w:rPr>
              <w:t>Primary 3514</w:t>
            </w:r>
          </w:p>
        </w:tc>
      </w:tr>
      <w:tr w:rsidR="00194C30" w14:paraId="387455A4" w14:textId="77777777" w:rsidTr="001E34FA">
        <w:tc>
          <w:tcPr>
            <w:tcW w:w="7563" w:type="dxa"/>
          </w:tcPr>
          <w:p w14:paraId="387455A2" w14:textId="77777777" w:rsidR="00590FB2" w:rsidRDefault="006F2B23" w:rsidP="004C1401">
            <w:r>
              <w:rPr>
                <w:noProof/>
              </w:rPr>
              <w:drawing>
                <wp:inline distT="0" distB="0" distL="0" distR="0" wp14:anchorId="38745AD9" wp14:editId="38745ADA">
                  <wp:extent cx="4495800" cy="2247900"/>
                  <wp:effectExtent l="19050" t="0" r="0" b="0"/>
                  <wp:docPr id="15" name="Picture 15" descr="C:\WireSharkCaptures\20130123PrimParallel20000_2514_tcp20.txt_PrimaryQtip--Prim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reSharkCaptures\20130123PrimParallel20000_2514_tcp20.txt_PrimaryQtip--PrimaryVtip.png"/>
                          <pic:cNvPicPr>
                            <a:picLocks noChangeAspect="1" noChangeArrowheads="1"/>
                          </pic:cNvPicPr>
                        </pic:nvPicPr>
                        <pic:blipFill>
                          <a:blip r:embed="rId45" cstate="print"/>
                          <a:srcRect/>
                          <a:stretch>
                            <a:fillRect/>
                          </a:stretch>
                        </pic:blipFill>
                        <pic:spPr bwMode="auto">
                          <a:xfrm>
                            <a:off x="0" y="0"/>
                            <a:ext cx="4495800" cy="2247900"/>
                          </a:xfrm>
                          <a:prstGeom prst="rect">
                            <a:avLst/>
                          </a:prstGeom>
                          <a:noFill/>
                          <a:ln w="9525">
                            <a:noFill/>
                            <a:miter lim="800000"/>
                            <a:headEnd/>
                            <a:tailEnd/>
                          </a:ln>
                        </pic:spPr>
                      </pic:pic>
                    </a:graphicData>
                  </a:graphic>
                </wp:inline>
              </w:drawing>
            </w:r>
          </w:p>
        </w:tc>
        <w:tc>
          <w:tcPr>
            <w:tcW w:w="7557" w:type="dxa"/>
          </w:tcPr>
          <w:p w14:paraId="387455A3" w14:textId="77777777" w:rsidR="00590FB2" w:rsidRDefault="00590FB2" w:rsidP="004C1401"/>
        </w:tc>
      </w:tr>
      <w:tr w:rsidR="00194C30" w14:paraId="387455A7" w14:textId="77777777" w:rsidTr="001E34FA">
        <w:tc>
          <w:tcPr>
            <w:tcW w:w="7563" w:type="dxa"/>
          </w:tcPr>
          <w:p w14:paraId="387455A5" w14:textId="77777777" w:rsidR="00590FB2" w:rsidRDefault="007E3932" w:rsidP="004C1401">
            <w:r w:rsidRPr="007E3932">
              <w:rPr>
                <w:noProof/>
              </w:rPr>
              <w:lastRenderedPageBreak/>
              <w:drawing>
                <wp:inline distT="0" distB="0" distL="0" distR="0" wp14:anchorId="38745ADB" wp14:editId="38745ADC">
                  <wp:extent cx="4572000" cy="2286000"/>
                  <wp:effectExtent l="19050" t="0" r="0" b="0"/>
                  <wp:docPr id="18" name="Picture 14" descr="C:\WireSharkCaptures\20130123PrimParallel20000_2514_tcp20.txt_PrimarySeal--PrimaryQ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reSharkCaptures\20130123PrimParallel20000_2514_tcp20.txt_PrimarySeal--PrimaryQtip.png"/>
                          <pic:cNvPicPr>
                            <a:picLocks noChangeAspect="1" noChangeArrowheads="1"/>
                          </pic:cNvPicPr>
                        </pic:nvPicPr>
                        <pic:blipFill>
                          <a:blip r:embed="rId46"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57" w:type="dxa"/>
          </w:tcPr>
          <w:p w14:paraId="387455A6" w14:textId="77777777" w:rsidR="00590FB2" w:rsidRDefault="00590FB2" w:rsidP="004C1401"/>
        </w:tc>
      </w:tr>
      <w:tr w:rsidR="00194C30" w14:paraId="387455AA" w14:textId="77777777" w:rsidTr="008F5595">
        <w:tc>
          <w:tcPr>
            <w:tcW w:w="7560" w:type="dxa"/>
          </w:tcPr>
          <w:p w14:paraId="387455A8" w14:textId="77777777" w:rsidR="00590FB2" w:rsidRDefault="006F2B23" w:rsidP="004C1401">
            <w:r>
              <w:rPr>
                <w:noProof/>
              </w:rPr>
              <w:drawing>
                <wp:inline distT="0" distB="0" distL="0" distR="0" wp14:anchorId="38745ADD" wp14:editId="38745ADE">
                  <wp:extent cx="4572000" cy="2286000"/>
                  <wp:effectExtent l="19050" t="0" r="0" b="0"/>
                  <wp:docPr id="13" name="Picture 13" descr="C:\WireSharkCaptures\20130123PrimParallel20000_2514_tcp20.txt_PrimaryVtip--Prim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reSharkCaptures\20130123PrimParallel20000_2514_tcp20.txt_PrimaryVtip--PrimarySeal.png"/>
                          <pic:cNvPicPr>
                            <a:picLocks noChangeAspect="1" noChangeArrowheads="1"/>
                          </pic:cNvPicPr>
                        </pic:nvPicPr>
                        <pic:blipFill>
                          <a:blip r:embed="rId4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5A9" w14:textId="77777777" w:rsidR="00590FB2" w:rsidRDefault="00590FB2" w:rsidP="004C1401"/>
        </w:tc>
      </w:tr>
    </w:tbl>
    <w:p w14:paraId="387455AB" w14:textId="77777777" w:rsidR="007E350F" w:rsidRPr="00337AC1" w:rsidRDefault="006C662C" w:rsidP="00337AC1">
      <w:pPr>
        <w:jc w:val="center"/>
      </w:pPr>
      <w:r>
        <w:br w:type="page"/>
      </w:r>
    </w:p>
    <w:p w14:paraId="387455AC" w14:textId="77777777" w:rsidR="00337AC1" w:rsidRDefault="00D238CF" w:rsidP="000C1FF3">
      <w:pPr>
        <w:pStyle w:val="Heading3"/>
        <w:numPr>
          <w:ilvl w:val="2"/>
          <w:numId w:val="2"/>
        </w:numPr>
        <w:tabs>
          <w:tab w:val="clear" w:pos="2502"/>
        </w:tabs>
      </w:pPr>
      <w:bookmarkStart w:id="136" w:name="_Toc354401870"/>
      <w:r>
        <w:lastRenderedPageBreak/>
        <w:t>2514</w:t>
      </w:r>
      <w:r w:rsidR="00337AC1">
        <w:t xml:space="preserve"> Concurrent Moves </w:t>
      </w:r>
      <w:r w:rsidR="005037EB">
        <w:t>Command-Response</w:t>
      </w:r>
      <w:r w:rsidR="005037EB" w:rsidRPr="0034694B">
        <w:t xml:space="preserve"> </w:t>
      </w:r>
      <w:r w:rsidR="00337AC1">
        <w:t>Message Statistics – Secondary Arm</w:t>
      </w:r>
      <w:bookmarkEnd w:id="136"/>
    </w:p>
    <w:p w14:paraId="387455AD" w14:textId="77777777" w:rsidR="00C31FE0" w:rsidRPr="00C31FE0" w:rsidRDefault="00C31FE0" w:rsidP="00C31FE0"/>
    <w:tbl>
      <w:tblPr>
        <w:tblStyle w:val="TableGrid"/>
        <w:tblW w:w="12672" w:type="dxa"/>
        <w:tblInd w:w="1224" w:type="dxa"/>
        <w:tblCellMar>
          <w:top w:w="115" w:type="dxa"/>
          <w:left w:w="115" w:type="dxa"/>
          <w:bottom w:w="115" w:type="dxa"/>
          <w:right w:w="115" w:type="dxa"/>
        </w:tblCellMar>
        <w:tblLook w:val="04A0" w:firstRow="1" w:lastRow="0" w:firstColumn="1" w:lastColumn="0" w:noHBand="0" w:noVBand="1"/>
      </w:tblPr>
      <w:tblGrid>
        <w:gridCol w:w="3121"/>
        <w:gridCol w:w="3801"/>
        <w:gridCol w:w="1173"/>
        <w:gridCol w:w="1156"/>
        <w:gridCol w:w="1148"/>
        <w:gridCol w:w="1042"/>
        <w:gridCol w:w="1231"/>
      </w:tblGrid>
      <w:tr w:rsidR="00457BB2" w14:paraId="387455B5" w14:textId="77777777" w:rsidTr="00043F51">
        <w:trPr>
          <w:trHeight w:val="593"/>
        </w:trPr>
        <w:tc>
          <w:tcPr>
            <w:tcW w:w="3121" w:type="dxa"/>
            <w:shd w:val="clear" w:color="auto" w:fill="D9D9D9" w:themeFill="background1" w:themeFillShade="D9"/>
          </w:tcPr>
          <w:p w14:paraId="387455AE" w14:textId="77777777" w:rsidR="00457BB2" w:rsidRPr="005F6BED" w:rsidRDefault="00457BB2" w:rsidP="00457BB2">
            <w:pPr>
              <w:jc w:val="center"/>
              <w:rPr>
                <w:b/>
              </w:rPr>
            </w:pPr>
            <w:r w:rsidRPr="005F6BED">
              <w:rPr>
                <w:b/>
              </w:rPr>
              <w:t>Move Name</w:t>
            </w:r>
          </w:p>
        </w:tc>
        <w:tc>
          <w:tcPr>
            <w:tcW w:w="3801" w:type="dxa"/>
            <w:shd w:val="clear" w:color="auto" w:fill="D9D9D9" w:themeFill="background1" w:themeFillShade="D9"/>
          </w:tcPr>
          <w:p w14:paraId="387455AF" w14:textId="77777777" w:rsidR="00457BB2" w:rsidRDefault="00457BB2" w:rsidP="00457BB2">
            <w:pPr>
              <w:jc w:val="center"/>
              <w:rPr>
                <w:b/>
              </w:rPr>
            </w:pPr>
            <w:r>
              <w:rPr>
                <w:b/>
              </w:rPr>
              <w:t>File Name</w:t>
            </w:r>
          </w:p>
        </w:tc>
        <w:tc>
          <w:tcPr>
            <w:tcW w:w="1173" w:type="dxa"/>
            <w:shd w:val="clear" w:color="auto" w:fill="D9D9D9" w:themeFill="background1" w:themeFillShade="D9"/>
          </w:tcPr>
          <w:p w14:paraId="387455B0" w14:textId="77777777" w:rsidR="00457BB2" w:rsidRPr="005F6BED" w:rsidRDefault="00457BB2" w:rsidP="00457BB2">
            <w:pPr>
              <w:jc w:val="center"/>
              <w:rPr>
                <w:b/>
              </w:rPr>
            </w:pPr>
            <w:r>
              <w:rPr>
                <w:b/>
              </w:rPr>
              <w:t>Iterations</w:t>
            </w:r>
          </w:p>
        </w:tc>
        <w:tc>
          <w:tcPr>
            <w:tcW w:w="1156" w:type="dxa"/>
            <w:shd w:val="clear" w:color="auto" w:fill="D9D9D9" w:themeFill="background1" w:themeFillShade="D9"/>
          </w:tcPr>
          <w:p w14:paraId="387455B1" w14:textId="77777777" w:rsidR="00457BB2" w:rsidRPr="005F6BED" w:rsidRDefault="00457BB2" w:rsidP="00457BB2">
            <w:pPr>
              <w:jc w:val="center"/>
              <w:rPr>
                <w:b/>
              </w:rPr>
            </w:pPr>
            <w:r w:rsidRPr="005F6BED">
              <w:rPr>
                <w:b/>
              </w:rPr>
              <w:t>Min</w:t>
            </w:r>
            <w:r>
              <w:rPr>
                <w:b/>
              </w:rPr>
              <w:t xml:space="preserve"> (msec)</w:t>
            </w:r>
          </w:p>
        </w:tc>
        <w:tc>
          <w:tcPr>
            <w:tcW w:w="1148" w:type="dxa"/>
            <w:shd w:val="clear" w:color="auto" w:fill="D9D9D9" w:themeFill="background1" w:themeFillShade="D9"/>
          </w:tcPr>
          <w:p w14:paraId="387455B2" w14:textId="77777777" w:rsidR="00457BB2" w:rsidRPr="005F6BED" w:rsidRDefault="00457BB2" w:rsidP="00457BB2">
            <w:pPr>
              <w:jc w:val="center"/>
              <w:rPr>
                <w:b/>
              </w:rPr>
            </w:pPr>
            <w:r w:rsidRPr="005F6BED">
              <w:rPr>
                <w:b/>
              </w:rPr>
              <w:t>Max</w:t>
            </w:r>
            <w:r>
              <w:rPr>
                <w:b/>
              </w:rPr>
              <w:t xml:space="preserve"> (msec)</w:t>
            </w:r>
          </w:p>
        </w:tc>
        <w:tc>
          <w:tcPr>
            <w:tcW w:w="1042" w:type="dxa"/>
            <w:tcBorders>
              <w:bottom w:val="single" w:sz="4" w:space="0" w:color="auto"/>
            </w:tcBorders>
            <w:shd w:val="clear" w:color="auto" w:fill="D9D9D9" w:themeFill="background1" w:themeFillShade="D9"/>
          </w:tcPr>
          <w:p w14:paraId="387455B3" w14:textId="77777777" w:rsidR="00457BB2" w:rsidRPr="005F6BED" w:rsidRDefault="00457BB2" w:rsidP="00457BB2">
            <w:pPr>
              <w:jc w:val="center"/>
              <w:rPr>
                <w:b/>
              </w:rPr>
            </w:pPr>
            <w:r>
              <w:rPr>
                <w:b/>
              </w:rPr>
              <w:t>STD</w:t>
            </w:r>
          </w:p>
        </w:tc>
        <w:tc>
          <w:tcPr>
            <w:tcW w:w="1231" w:type="dxa"/>
            <w:tcBorders>
              <w:bottom w:val="single" w:sz="4" w:space="0" w:color="auto"/>
            </w:tcBorders>
            <w:shd w:val="clear" w:color="auto" w:fill="D9D9D9" w:themeFill="background1" w:themeFillShade="D9"/>
          </w:tcPr>
          <w:p w14:paraId="387455B4" w14:textId="77777777" w:rsidR="00457BB2" w:rsidRPr="005F6BED" w:rsidRDefault="00457BB2" w:rsidP="00457BB2">
            <w:pPr>
              <w:jc w:val="center"/>
              <w:rPr>
                <w:b/>
              </w:rPr>
            </w:pPr>
            <w:r w:rsidRPr="005F6BED">
              <w:rPr>
                <w:b/>
              </w:rPr>
              <w:t>Mean</w:t>
            </w:r>
            <w:r>
              <w:rPr>
                <w:b/>
              </w:rPr>
              <w:t xml:space="preserve"> (msec)</w:t>
            </w:r>
          </w:p>
        </w:tc>
      </w:tr>
      <w:tr w:rsidR="00043F51" w14:paraId="387455BD" w14:textId="77777777" w:rsidTr="00043F51">
        <w:tc>
          <w:tcPr>
            <w:tcW w:w="3121" w:type="dxa"/>
            <w:vAlign w:val="center"/>
          </w:tcPr>
          <w:p w14:paraId="387455B6" w14:textId="77777777" w:rsidR="00043F51" w:rsidRPr="002066AF" w:rsidRDefault="00043F51" w:rsidP="008E3BB5">
            <w:pPr>
              <w:rPr>
                <w:sz w:val="20"/>
                <w:szCs w:val="20"/>
              </w:rPr>
            </w:pPr>
            <w:proofErr w:type="spellStart"/>
            <w:r w:rsidRPr="00043F51">
              <w:rPr>
                <w:rFonts w:eastAsia="Times New Roman" w:cs="Lucida Console"/>
                <w:sz w:val="20"/>
                <w:szCs w:val="20"/>
              </w:rPr>
              <w:t>SecondaryDump</w:t>
            </w:r>
            <w:proofErr w:type="spellEnd"/>
            <w:r w:rsidRPr="00043F51">
              <w:rPr>
                <w:rFonts w:eastAsia="Times New Roman" w:cs="Lucida Console"/>
                <w:sz w:val="20"/>
                <w:szCs w:val="20"/>
              </w:rPr>
              <w:t>--</w:t>
            </w:r>
            <w:proofErr w:type="spellStart"/>
            <w:r w:rsidRPr="00043F51">
              <w:rPr>
                <w:rFonts w:eastAsia="Times New Roman" w:cs="Lucida Console"/>
                <w:sz w:val="20"/>
                <w:szCs w:val="20"/>
              </w:rPr>
              <w:t>SecondaryVtip</w:t>
            </w:r>
            <w:proofErr w:type="spellEnd"/>
          </w:p>
        </w:tc>
        <w:tc>
          <w:tcPr>
            <w:tcW w:w="3801" w:type="dxa"/>
          </w:tcPr>
          <w:p w14:paraId="387455B7" w14:textId="77777777" w:rsidR="00043F51" w:rsidRPr="006F4379" w:rsidRDefault="00043F51" w:rsidP="00AE5FF1">
            <w:pPr>
              <w:jc w:val="center"/>
              <w:rPr>
                <w:sz w:val="18"/>
                <w:szCs w:val="18"/>
              </w:rPr>
            </w:pPr>
            <w:r w:rsidRPr="006F4379">
              <w:rPr>
                <w:rFonts w:eastAsia="Times New Roman" w:cs="Lucida Console"/>
                <w:sz w:val="20"/>
                <w:szCs w:val="20"/>
              </w:rPr>
              <w:t>20130123SecParallel20000_2514_tcp20.txt</w:t>
            </w:r>
          </w:p>
        </w:tc>
        <w:tc>
          <w:tcPr>
            <w:tcW w:w="1173" w:type="dxa"/>
          </w:tcPr>
          <w:p w14:paraId="387455B8" w14:textId="77777777" w:rsidR="00043F51" w:rsidRPr="00C31FE0" w:rsidRDefault="00043F51" w:rsidP="00AE5FF1">
            <w:pPr>
              <w:jc w:val="center"/>
              <w:rPr>
                <w:sz w:val="18"/>
                <w:szCs w:val="18"/>
              </w:rPr>
            </w:pPr>
            <w:r w:rsidRPr="00C31FE0">
              <w:rPr>
                <w:sz w:val="18"/>
                <w:szCs w:val="18"/>
              </w:rPr>
              <w:t>20000</w:t>
            </w:r>
          </w:p>
        </w:tc>
        <w:tc>
          <w:tcPr>
            <w:tcW w:w="1156" w:type="dxa"/>
            <w:vAlign w:val="center"/>
          </w:tcPr>
          <w:p w14:paraId="387455B9" w14:textId="77777777" w:rsidR="00043F51" w:rsidRPr="006F4379" w:rsidRDefault="00043F51" w:rsidP="00AE5FF1">
            <w:pPr>
              <w:jc w:val="center"/>
              <w:rPr>
                <w:sz w:val="18"/>
                <w:szCs w:val="18"/>
              </w:rPr>
            </w:pPr>
            <w:r w:rsidRPr="006F4379">
              <w:rPr>
                <w:rFonts w:eastAsia="Times New Roman" w:cs="Lucida Console"/>
                <w:sz w:val="20"/>
                <w:szCs w:val="20"/>
              </w:rPr>
              <w:t>487.926</w:t>
            </w:r>
            <w:r w:rsidRPr="006F4379">
              <w:rPr>
                <w:rFonts w:eastAsia="Times New Roman" w:cs="Lucida Console"/>
                <w:sz w:val="18"/>
                <w:szCs w:val="18"/>
              </w:rPr>
              <w:t xml:space="preserve"> </w:t>
            </w:r>
          </w:p>
        </w:tc>
        <w:tc>
          <w:tcPr>
            <w:tcW w:w="1148" w:type="dxa"/>
            <w:vAlign w:val="center"/>
          </w:tcPr>
          <w:p w14:paraId="387455BA" w14:textId="77777777" w:rsidR="00043F51" w:rsidRPr="006F4379" w:rsidRDefault="00043F51" w:rsidP="00AE5FF1">
            <w:pPr>
              <w:jc w:val="center"/>
              <w:rPr>
                <w:sz w:val="18"/>
                <w:szCs w:val="18"/>
              </w:rPr>
            </w:pPr>
            <w:r w:rsidRPr="006F4379">
              <w:rPr>
                <w:rFonts w:eastAsia="Times New Roman" w:cs="Lucida Console"/>
                <w:sz w:val="20"/>
                <w:szCs w:val="20"/>
              </w:rPr>
              <w:t>596.91</w:t>
            </w:r>
            <w:r w:rsidRPr="006F4379">
              <w:rPr>
                <w:rFonts w:eastAsia="Times New Roman" w:cs="Lucida Console"/>
                <w:sz w:val="18"/>
                <w:szCs w:val="18"/>
              </w:rPr>
              <w:t xml:space="preserve"> </w:t>
            </w:r>
          </w:p>
        </w:tc>
        <w:tc>
          <w:tcPr>
            <w:tcW w:w="1042" w:type="dxa"/>
            <w:shd w:val="clear" w:color="auto" w:fill="B8CCE4" w:themeFill="accent1" w:themeFillTint="66"/>
            <w:vAlign w:val="center"/>
          </w:tcPr>
          <w:p w14:paraId="387455BB" w14:textId="77777777" w:rsidR="00043F51" w:rsidRPr="006F4379" w:rsidRDefault="00043F51" w:rsidP="00AE5FF1">
            <w:pPr>
              <w:jc w:val="center"/>
              <w:rPr>
                <w:sz w:val="18"/>
                <w:szCs w:val="18"/>
              </w:rPr>
            </w:pPr>
            <w:r w:rsidRPr="006F4379">
              <w:rPr>
                <w:rFonts w:eastAsia="Times New Roman" w:cs="Lucida Console"/>
                <w:sz w:val="20"/>
                <w:szCs w:val="20"/>
              </w:rPr>
              <w:t>1.30</w:t>
            </w:r>
            <w:r w:rsidRPr="006F4379">
              <w:rPr>
                <w:rFonts w:eastAsia="Times New Roman" w:cs="Lucida Console"/>
                <w:sz w:val="18"/>
                <w:szCs w:val="18"/>
              </w:rPr>
              <w:t xml:space="preserve"> </w:t>
            </w:r>
          </w:p>
        </w:tc>
        <w:tc>
          <w:tcPr>
            <w:tcW w:w="1231" w:type="dxa"/>
            <w:shd w:val="clear" w:color="auto" w:fill="B8CCE4" w:themeFill="accent1" w:themeFillTint="66"/>
            <w:vAlign w:val="center"/>
          </w:tcPr>
          <w:p w14:paraId="387455BC" w14:textId="77777777" w:rsidR="00043F51" w:rsidRPr="006F4379" w:rsidRDefault="00043F51" w:rsidP="00AE5FF1">
            <w:pPr>
              <w:jc w:val="center"/>
              <w:rPr>
                <w:sz w:val="18"/>
                <w:szCs w:val="18"/>
              </w:rPr>
            </w:pPr>
            <w:r w:rsidRPr="006F4379">
              <w:rPr>
                <w:rFonts w:eastAsia="Times New Roman" w:cs="Lucida Console"/>
                <w:sz w:val="20"/>
                <w:szCs w:val="20"/>
              </w:rPr>
              <w:t>580.12</w:t>
            </w:r>
            <w:r w:rsidRPr="006F4379">
              <w:rPr>
                <w:rFonts w:eastAsia="Times New Roman" w:cs="Lucida Console"/>
                <w:sz w:val="18"/>
                <w:szCs w:val="18"/>
              </w:rPr>
              <w:t xml:space="preserve"> </w:t>
            </w:r>
          </w:p>
        </w:tc>
      </w:tr>
      <w:tr w:rsidR="00043F51" w14:paraId="387455C5" w14:textId="77777777" w:rsidTr="00043F51">
        <w:tc>
          <w:tcPr>
            <w:tcW w:w="3121" w:type="dxa"/>
            <w:vAlign w:val="center"/>
          </w:tcPr>
          <w:p w14:paraId="387455BE" w14:textId="77777777" w:rsidR="00043F51" w:rsidRPr="00043F51" w:rsidRDefault="00043F51" w:rsidP="008E3BB5">
            <w:pPr>
              <w:rPr>
                <w:rFonts w:ascii="Calibri" w:hAnsi="Calibri"/>
                <w:color w:val="000000"/>
                <w:sz w:val="20"/>
                <w:szCs w:val="20"/>
              </w:rPr>
            </w:pPr>
            <w:proofErr w:type="spellStart"/>
            <w:r w:rsidRPr="00043F51">
              <w:rPr>
                <w:rFonts w:ascii="Calibri" w:hAnsi="Calibri"/>
                <w:color w:val="000000"/>
                <w:sz w:val="20"/>
                <w:szCs w:val="20"/>
              </w:rPr>
              <w:t>SecondaryVtip</w:t>
            </w:r>
            <w:proofErr w:type="spellEnd"/>
            <w:r w:rsidRPr="00043F51">
              <w:rPr>
                <w:rFonts w:ascii="Calibri" w:hAnsi="Calibri"/>
                <w:color w:val="000000"/>
                <w:sz w:val="20"/>
                <w:szCs w:val="20"/>
              </w:rPr>
              <w:t>--</w:t>
            </w:r>
            <w:proofErr w:type="spellStart"/>
            <w:r w:rsidRPr="00043F51">
              <w:rPr>
                <w:rFonts w:ascii="Calibri" w:hAnsi="Calibri"/>
                <w:color w:val="000000"/>
                <w:sz w:val="20"/>
                <w:szCs w:val="20"/>
              </w:rPr>
              <w:t>SecondaryDump</w:t>
            </w:r>
            <w:proofErr w:type="spellEnd"/>
          </w:p>
        </w:tc>
        <w:tc>
          <w:tcPr>
            <w:tcW w:w="3801" w:type="dxa"/>
          </w:tcPr>
          <w:p w14:paraId="387455BF" w14:textId="77777777" w:rsidR="00043F51" w:rsidRPr="006F4379" w:rsidRDefault="00043F51" w:rsidP="00AE5FF1">
            <w:pPr>
              <w:jc w:val="center"/>
              <w:rPr>
                <w:sz w:val="18"/>
                <w:szCs w:val="18"/>
              </w:rPr>
            </w:pPr>
            <w:r w:rsidRPr="006F4379">
              <w:rPr>
                <w:rFonts w:eastAsia="Times New Roman" w:cs="Lucida Console"/>
                <w:sz w:val="20"/>
                <w:szCs w:val="20"/>
              </w:rPr>
              <w:t>20130123SecParallel20000_2514_tcp20.txt</w:t>
            </w:r>
          </w:p>
        </w:tc>
        <w:tc>
          <w:tcPr>
            <w:tcW w:w="1173" w:type="dxa"/>
          </w:tcPr>
          <w:p w14:paraId="387455C0" w14:textId="77777777" w:rsidR="00043F51" w:rsidRPr="00C31FE0" w:rsidRDefault="00043F51" w:rsidP="00AE5FF1">
            <w:pPr>
              <w:jc w:val="center"/>
              <w:rPr>
                <w:sz w:val="18"/>
                <w:szCs w:val="18"/>
              </w:rPr>
            </w:pPr>
            <w:r w:rsidRPr="00C31FE0">
              <w:rPr>
                <w:sz w:val="18"/>
                <w:szCs w:val="18"/>
              </w:rPr>
              <w:t>20000</w:t>
            </w:r>
          </w:p>
        </w:tc>
        <w:tc>
          <w:tcPr>
            <w:tcW w:w="1156" w:type="dxa"/>
            <w:vAlign w:val="center"/>
          </w:tcPr>
          <w:p w14:paraId="387455C1" w14:textId="77777777" w:rsidR="00043F51" w:rsidRPr="006F4379" w:rsidRDefault="00043F51" w:rsidP="00AE5FF1">
            <w:pPr>
              <w:jc w:val="center"/>
              <w:rPr>
                <w:sz w:val="18"/>
                <w:szCs w:val="18"/>
              </w:rPr>
            </w:pPr>
            <w:r w:rsidRPr="006F4379">
              <w:rPr>
                <w:rFonts w:eastAsia="Times New Roman" w:cs="Lucida Console"/>
                <w:sz w:val="20"/>
                <w:szCs w:val="20"/>
              </w:rPr>
              <w:t>1008.846</w:t>
            </w:r>
            <w:r w:rsidRPr="006F4379">
              <w:rPr>
                <w:rFonts w:eastAsia="Times New Roman" w:cs="Lucida Console"/>
                <w:sz w:val="18"/>
                <w:szCs w:val="18"/>
              </w:rPr>
              <w:t xml:space="preserve"> </w:t>
            </w:r>
          </w:p>
        </w:tc>
        <w:tc>
          <w:tcPr>
            <w:tcW w:w="1148" w:type="dxa"/>
            <w:vAlign w:val="center"/>
          </w:tcPr>
          <w:p w14:paraId="387455C2" w14:textId="77777777" w:rsidR="00043F51" w:rsidRPr="006F4379" w:rsidRDefault="00043F51" w:rsidP="00AE5FF1">
            <w:pPr>
              <w:jc w:val="center"/>
              <w:rPr>
                <w:sz w:val="18"/>
                <w:szCs w:val="18"/>
              </w:rPr>
            </w:pPr>
            <w:r w:rsidRPr="006F4379">
              <w:rPr>
                <w:rFonts w:eastAsia="Times New Roman" w:cs="Lucida Console"/>
                <w:sz w:val="20"/>
                <w:szCs w:val="20"/>
              </w:rPr>
              <w:t>1156.82</w:t>
            </w:r>
            <w:r w:rsidRPr="006F4379">
              <w:rPr>
                <w:rFonts w:eastAsia="Times New Roman" w:cs="Lucida Console"/>
                <w:sz w:val="18"/>
                <w:szCs w:val="18"/>
              </w:rPr>
              <w:t xml:space="preserve"> </w:t>
            </w:r>
          </w:p>
        </w:tc>
        <w:tc>
          <w:tcPr>
            <w:tcW w:w="1042" w:type="dxa"/>
            <w:shd w:val="clear" w:color="auto" w:fill="B8CCE4" w:themeFill="accent1" w:themeFillTint="66"/>
            <w:vAlign w:val="center"/>
          </w:tcPr>
          <w:p w14:paraId="387455C3" w14:textId="77777777" w:rsidR="00043F51" w:rsidRPr="006F4379" w:rsidRDefault="00043F51" w:rsidP="00AE5FF1">
            <w:pPr>
              <w:jc w:val="center"/>
              <w:rPr>
                <w:sz w:val="18"/>
                <w:szCs w:val="18"/>
              </w:rPr>
            </w:pPr>
            <w:r w:rsidRPr="006F4379">
              <w:rPr>
                <w:rFonts w:eastAsia="Times New Roman" w:cs="Lucida Console"/>
                <w:sz w:val="20"/>
                <w:szCs w:val="20"/>
              </w:rPr>
              <w:t>1.41</w:t>
            </w:r>
            <w:r w:rsidRPr="006F4379">
              <w:rPr>
                <w:rFonts w:eastAsia="Times New Roman" w:cs="Lucida Console"/>
                <w:sz w:val="18"/>
                <w:szCs w:val="18"/>
              </w:rPr>
              <w:t xml:space="preserve"> </w:t>
            </w:r>
          </w:p>
        </w:tc>
        <w:tc>
          <w:tcPr>
            <w:tcW w:w="1231" w:type="dxa"/>
            <w:shd w:val="clear" w:color="auto" w:fill="B8CCE4" w:themeFill="accent1" w:themeFillTint="66"/>
            <w:vAlign w:val="center"/>
          </w:tcPr>
          <w:p w14:paraId="387455C4" w14:textId="77777777" w:rsidR="00043F51" w:rsidRPr="006F4379" w:rsidRDefault="00043F51" w:rsidP="00AE5FF1">
            <w:pPr>
              <w:jc w:val="center"/>
              <w:rPr>
                <w:sz w:val="18"/>
                <w:szCs w:val="18"/>
              </w:rPr>
            </w:pPr>
            <w:r w:rsidRPr="006F4379">
              <w:rPr>
                <w:rFonts w:eastAsia="Times New Roman" w:cs="Lucida Console"/>
                <w:sz w:val="18"/>
                <w:szCs w:val="18"/>
              </w:rPr>
              <w:t xml:space="preserve"> </w:t>
            </w:r>
            <w:r w:rsidRPr="006F4379">
              <w:rPr>
                <w:rFonts w:eastAsia="Times New Roman" w:cs="Lucida Console"/>
                <w:sz w:val="20"/>
                <w:szCs w:val="20"/>
              </w:rPr>
              <w:t>1025.08</w:t>
            </w:r>
          </w:p>
        </w:tc>
      </w:tr>
    </w:tbl>
    <w:p w14:paraId="387455C6" w14:textId="77777777" w:rsidR="00337AC1" w:rsidRDefault="00337AC1" w:rsidP="00337AC1">
      <w:pPr>
        <w:spacing w:after="0" w:line="240" w:lineRule="auto"/>
        <w:rPr>
          <w:rFonts w:ascii="Lucida Console" w:eastAsia="Times New Roman" w:hAnsi="Lucida Console" w:cs="Lucida Console"/>
          <w:sz w:val="20"/>
          <w:szCs w:val="20"/>
        </w:rPr>
      </w:pPr>
    </w:p>
    <w:p w14:paraId="387455C7" w14:textId="77777777" w:rsidR="00337AC1" w:rsidRDefault="00337AC1" w:rsidP="00337AC1">
      <w:pPr>
        <w:pStyle w:val="Heading3"/>
        <w:tabs>
          <w:tab w:val="clear" w:pos="2502"/>
        </w:tabs>
        <w:ind w:left="1224"/>
      </w:pPr>
    </w:p>
    <w:p w14:paraId="387455C8" w14:textId="77777777" w:rsidR="007E350F" w:rsidRDefault="00337AC1" w:rsidP="000C1FF3">
      <w:pPr>
        <w:pStyle w:val="Heading3"/>
        <w:numPr>
          <w:ilvl w:val="2"/>
          <w:numId w:val="2"/>
        </w:numPr>
        <w:tabs>
          <w:tab w:val="clear" w:pos="2502"/>
        </w:tabs>
      </w:pPr>
      <w:bookmarkStart w:id="137" w:name="_Toc354401871"/>
      <w:r>
        <w:t>3514</w:t>
      </w:r>
      <w:r w:rsidR="007E350F">
        <w:t xml:space="preserve"> Concurrent Mo</w:t>
      </w:r>
      <w:r>
        <w:t xml:space="preserve">ves </w:t>
      </w:r>
      <w:r w:rsidR="005037EB">
        <w:t>Command-Response</w:t>
      </w:r>
      <w:r w:rsidR="005037EB" w:rsidRPr="0034694B">
        <w:t xml:space="preserve"> </w:t>
      </w:r>
      <w:r>
        <w:t>Message Statistics – Secondary</w:t>
      </w:r>
      <w:r w:rsidR="007E350F">
        <w:t xml:space="preserve"> Arm</w:t>
      </w:r>
      <w:r>
        <w:t xml:space="preserve"> (</w:t>
      </w:r>
      <w:r w:rsidR="00A80AD1">
        <w:t>v</w:t>
      </w:r>
      <w:r w:rsidR="007F4A64">
        <w:t>2.1.21</w:t>
      </w:r>
      <w:r>
        <w:t>)</w:t>
      </w:r>
      <w:bookmarkEnd w:id="137"/>
    </w:p>
    <w:p w14:paraId="387455C9" w14:textId="77777777" w:rsidR="00C31FE0" w:rsidRPr="00C31FE0" w:rsidRDefault="00C31FE0" w:rsidP="00C31FE0"/>
    <w:tbl>
      <w:tblPr>
        <w:tblStyle w:val="TableGrid"/>
        <w:tblW w:w="0" w:type="auto"/>
        <w:tblInd w:w="1224" w:type="dxa"/>
        <w:tblLayout w:type="fixed"/>
        <w:tblCellMar>
          <w:top w:w="115" w:type="dxa"/>
          <w:left w:w="115" w:type="dxa"/>
          <w:bottom w:w="115" w:type="dxa"/>
          <w:right w:w="115" w:type="dxa"/>
        </w:tblCellMar>
        <w:tblLook w:val="04A0" w:firstRow="1" w:lastRow="0" w:firstColumn="1" w:lastColumn="0" w:noHBand="0" w:noVBand="1"/>
      </w:tblPr>
      <w:tblGrid>
        <w:gridCol w:w="3121"/>
        <w:gridCol w:w="4493"/>
        <w:gridCol w:w="1170"/>
        <w:gridCol w:w="1170"/>
        <w:gridCol w:w="1080"/>
        <w:gridCol w:w="900"/>
        <w:gridCol w:w="990"/>
      </w:tblGrid>
      <w:tr w:rsidR="00457BB2" w14:paraId="387455D1" w14:textId="77777777" w:rsidTr="00043F51">
        <w:tc>
          <w:tcPr>
            <w:tcW w:w="3121" w:type="dxa"/>
            <w:shd w:val="clear" w:color="auto" w:fill="D9D9D9" w:themeFill="background1" w:themeFillShade="D9"/>
          </w:tcPr>
          <w:p w14:paraId="387455CA" w14:textId="77777777" w:rsidR="00457BB2" w:rsidRPr="005F6BED" w:rsidRDefault="00457BB2" w:rsidP="00457BB2">
            <w:pPr>
              <w:jc w:val="center"/>
              <w:rPr>
                <w:b/>
              </w:rPr>
            </w:pPr>
            <w:r w:rsidRPr="005F6BED">
              <w:rPr>
                <w:b/>
              </w:rPr>
              <w:t>Move Name</w:t>
            </w:r>
          </w:p>
        </w:tc>
        <w:tc>
          <w:tcPr>
            <w:tcW w:w="4493" w:type="dxa"/>
            <w:shd w:val="clear" w:color="auto" w:fill="D9D9D9" w:themeFill="background1" w:themeFillShade="D9"/>
          </w:tcPr>
          <w:p w14:paraId="387455CB" w14:textId="77777777" w:rsidR="00457BB2" w:rsidRDefault="00457BB2" w:rsidP="00457BB2">
            <w:pPr>
              <w:jc w:val="center"/>
              <w:rPr>
                <w:b/>
              </w:rPr>
            </w:pPr>
            <w:r>
              <w:rPr>
                <w:b/>
              </w:rPr>
              <w:t>File Name</w:t>
            </w:r>
          </w:p>
        </w:tc>
        <w:tc>
          <w:tcPr>
            <w:tcW w:w="1170" w:type="dxa"/>
            <w:shd w:val="clear" w:color="auto" w:fill="D9D9D9" w:themeFill="background1" w:themeFillShade="D9"/>
          </w:tcPr>
          <w:p w14:paraId="387455CC" w14:textId="77777777" w:rsidR="00457BB2" w:rsidRPr="005F6BED" w:rsidRDefault="00457BB2" w:rsidP="00457BB2">
            <w:pPr>
              <w:jc w:val="center"/>
              <w:rPr>
                <w:b/>
              </w:rPr>
            </w:pPr>
            <w:r>
              <w:rPr>
                <w:b/>
              </w:rPr>
              <w:t>Iterations</w:t>
            </w:r>
          </w:p>
        </w:tc>
        <w:tc>
          <w:tcPr>
            <w:tcW w:w="1170" w:type="dxa"/>
            <w:shd w:val="clear" w:color="auto" w:fill="D9D9D9" w:themeFill="background1" w:themeFillShade="D9"/>
          </w:tcPr>
          <w:p w14:paraId="387455CD" w14:textId="77777777" w:rsidR="00457BB2" w:rsidRPr="005F6BED" w:rsidRDefault="00457BB2" w:rsidP="00457BB2">
            <w:pPr>
              <w:jc w:val="center"/>
              <w:rPr>
                <w:b/>
              </w:rPr>
            </w:pPr>
            <w:r w:rsidRPr="005F6BED">
              <w:rPr>
                <w:b/>
              </w:rPr>
              <w:t>Min</w:t>
            </w:r>
            <w:r>
              <w:rPr>
                <w:b/>
              </w:rPr>
              <w:t xml:space="preserve"> (msec)</w:t>
            </w:r>
          </w:p>
        </w:tc>
        <w:tc>
          <w:tcPr>
            <w:tcW w:w="1080" w:type="dxa"/>
            <w:shd w:val="clear" w:color="auto" w:fill="D9D9D9" w:themeFill="background1" w:themeFillShade="D9"/>
          </w:tcPr>
          <w:p w14:paraId="387455CE" w14:textId="77777777" w:rsidR="00457BB2" w:rsidRPr="005F6BED" w:rsidRDefault="00457BB2" w:rsidP="00457BB2">
            <w:pPr>
              <w:jc w:val="center"/>
              <w:rPr>
                <w:b/>
              </w:rPr>
            </w:pPr>
            <w:r w:rsidRPr="005F6BED">
              <w:rPr>
                <w:b/>
              </w:rPr>
              <w:t>Max</w:t>
            </w:r>
            <w:r>
              <w:rPr>
                <w:b/>
              </w:rPr>
              <w:t xml:space="preserve"> (msec)</w:t>
            </w:r>
          </w:p>
        </w:tc>
        <w:tc>
          <w:tcPr>
            <w:tcW w:w="900" w:type="dxa"/>
            <w:tcBorders>
              <w:bottom w:val="single" w:sz="4" w:space="0" w:color="auto"/>
            </w:tcBorders>
            <w:shd w:val="clear" w:color="auto" w:fill="D9D9D9" w:themeFill="background1" w:themeFillShade="D9"/>
          </w:tcPr>
          <w:p w14:paraId="387455CF" w14:textId="77777777" w:rsidR="00457BB2" w:rsidRPr="005F6BED" w:rsidRDefault="00457BB2" w:rsidP="00457BB2">
            <w:pPr>
              <w:jc w:val="center"/>
              <w:rPr>
                <w:b/>
              </w:rPr>
            </w:pPr>
            <w:r>
              <w:rPr>
                <w:b/>
              </w:rPr>
              <w:t>STD</w:t>
            </w:r>
          </w:p>
        </w:tc>
        <w:tc>
          <w:tcPr>
            <w:tcW w:w="990" w:type="dxa"/>
            <w:tcBorders>
              <w:bottom w:val="single" w:sz="4" w:space="0" w:color="auto"/>
            </w:tcBorders>
            <w:shd w:val="clear" w:color="auto" w:fill="D9D9D9" w:themeFill="background1" w:themeFillShade="D9"/>
          </w:tcPr>
          <w:p w14:paraId="387455D0" w14:textId="77777777" w:rsidR="00457BB2" w:rsidRPr="005F6BED" w:rsidRDefault="00457BB2" w:rsidP="00457BB2">
            <w:pPr>
              <w:jc w:val="center"/>
              <w:rPr>
                <w:b/>
              </w:rPr>
            </w:pPr>
            <w:r w:rsidRPr="005F6BED">
              <w:rPr>
                <w:b/>
              </w:rPr>
              <w:t>Mean</w:t>
            </w:r>
            <w:r>
              <w:rPr>
                <w:b/>
              </w:rPr>
              <w:t xml:space="preserve"> (msec)</w:t>
            </w:r>
          </w:p>
        </w:tc>
      </w:tr>
      <w:tr w:rsidR="008E3BB5" w14:paraId="387455D9" w14:textId="77777777" w:rsidTr="00211653">
        <w:tc>
          <w:tcPr>
            <w:tcW w:w="3121" w:type="dxa"/>
            <w:tcMar>
              <w:top w:w="115" w:type="dxa"/>
              <w:left w:w="115" w:type="dxa"/>
              <w:bottom w:w="115" w:type="dxa"/>
              <w:right w:w="115" w:type="dxa"/>
            </w:tcMar>
            <w:vAlign w:val="center"/>
          </w:tcPr>
          <w:p w14:paraId="387455D2" w14:textId="77777777" w:rsidR="008E3BB5" w:rsidRPr="002066AF" w:rsidRDefault="008E3BB5" w:rsidP="007E350F">
            <w:pPr>
              <w:rPr>
                <w:sz w:val="20"/>
                <w:szCs w:val="20"/>
              </w:rPr>
            </w:pPr>
            <w:proofErr w:type="spellStart"/>
            <w:r w:rsidRPr="00043F51">
              <w:rPr>
                <w:rFonts w:eastAsia="Times New Roman" w:cs="Lucida Console"/>
                <w:sz w:val="20"/>
                <w:szCs w:val="20"/>
              </w:rPr>
              <w:t>SecondaryDump</w:t>
            </w:r>
            <w:proofErr w:type="spellEnd"/>
            <w:r w:rsidRPr="00043F51">
              <w:rPr>
                <w:rFonts w:eastAsia="Times New Roman" w:cs="Lucida Console"/>
                <w:sz w:val="20"/>
                <w:szCs w:val="20"/>
              </w:rPr>
              <w:t>--</w:t>
            </w:r>
            <w:proofErr w:type="spellStart"/>
            <w:r w:rsidRPr="00043F51">
              <w:rPr>
                <w:rFonts w:eastAsia="Times New Roman" w:cs="Lucida Console"/>
                <w:sz w:val="20"/>
                <w:szCs w:val="20"/>
              </w:rPr>
              <w:t>SecondaryVtip</w:t>
            </w:r>
            <w:proofErr w:type="spellEnd"/>
          </w:p>
        </w:tc>
        <w:tc>
          <w:tcPr>
            <w:tcW w:w="4493" w:type="dxa"/>
            <w:tcMar>
              <w:top w:w="0" w:type="dxa"/>
              <w:left w:w="115" w:type="dxa"/>
              <w:bottom w:w="115" w:type="dxa"/>
              <w:right w:w="115" w:type="dxa"/>
            </w:tcMar>
            <w:vAlign w:val="bottom"/>
          </w:tcPr>
          <w:p w14:paraId="387455D3" w14:textId="77777777" w:rsidR="008E3BB5" w:rsidRPr="00C422B8" w:rsidRDefault="008E3BB5" w:rsidP="008E3BB5">
            <w:pPr>
              <w:jc w:val="center"/>
              <w:rPr>
                <w:sz w:val="18"/>
                <w:szCs w:val="18"/>
              </w:rPr>
            </w:pPr>
            <w:r w:rsidRPr="00C422B8">
              <w:rPr>
                <w:rFonts w:eastAsia="Times New Roman" w:cs="Lucida Console"/>
                <w:sz w:val="18"/>
                <w:szCs w:val="18"/>
              </w:rPr>
              <w:t>20130</w:t>
            </w:r>
            <w:r w:rsidR="00DA70EF">
              <w:rPr>
                <w:rFonts w:eastAsia="Times New Roman" w:cs="Lucida Console"/>
                <w:sz w:val="18"/>
                <w:szCs w:val="18"/>
              </w:rPr>
              <w:t>806</w:t>
            </w:r>
            <w:r w:rsidRPr="00C422B8">
              <w:rPr>
                <w:rFonts w:eastAsia="Times New Roman" w:cs="Lucida Console"/>
                <w:sz w:val="18"/>
                <w:szCs w:val="18"/>
              </w:rPr>
              <w:t>SecParallel20000_3514_21</w:t>
            </w:r>
            <w:r w:rsidR="00DA70EF">
              <w:rPr>
                <w:rFonts w:eastAsia="Times New Roman" w:cs="Lucida Console"/>
                <w:sz w:val="18"/>
                <w:szCs w:val="18"/>
              </w:rPr>
              <w:t>21</w:t>
            </w:r>
            <w:r w:rsidRPr="00C422B8">
              <w:rPr>
                <w:rFonts w:eastAsia="Times New Roman" w:cs="Lucida Console"/>
                <w:sz w:val="18"/>
                <w:szCs w:val="18"/>
              </w:rPr>
              <w:t>_tcp20.txt</w:t>
            </w:r>
          </w:p>
        </w:tc>
        <w:tc>
          <w:tcPr>
            <w:tcW w:w="1170" w:type="dxa"/>
            <w:tcMar>
              <w:top w:w="115" w:type="dxa"/>
              <w:left w:w="115" w:type="dxa"/>
              <w:bottom w:w="115" w:type="dxa"/>
              <w:right w:w="115" w:type="dxa"/>
            </w:tcMar>
            <w:vAlign w:val="bottom"/>
          </w:tcPr>
          <w:p w14:paraId="387455D4" w14:textId="77777777" w:rsidR="008E3BB5" w:rsidRPr="008E3BB5" w:rsidRDefault="008E3BB5" w:rsidP="008E3BB5">
            <w:pPr>
              <w:jc w:val="center"/>
              <w:rPr>
                <w:rFonts w:ascii="Calibri" w:hAnsi="Calibri"/>
                <w:color w:val="000000"/>
                <w:sz w:val="20"/>
                <w:szCs w:val="20"/>
              </w:rPr>
            </w:pPr>
            <w:r w:rsidRPr="008E3BB5">
              <w:rPr>
                <w:rFonts w:ascii="Calibri" w:hAnsi="Calibri"/>
                <w:color w:val="000000"/>
                <w:sz w:val="20"/>
                <w:szCs w:val="20"/>
              </w:rPr>
              <w:t>20000</w:t>
            </w:r>
          </w:p>
        </w:tc>
        <w:tc>
          <w:tcPr>
            <w:tcW w:w="1170" w:type="dxa"/>
            <w:tcMar>
              <w:top w:w="115" w:type="dxa"/>
              <w:left w:w="115" w:type="dxa"/>
              <w:bottom w:w="115" w:type="dxa"/>
              <w:right w:w="115" w:type="dxa"/>
            </w:tcMar>
            <w:vAlign w:val="bottom"/>
          </w:tcPr>
          <w:p w14:paraId="387455D5"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545.92</w:t>
            </w:r>
          </w:p>
        </w:tc>
        <w:tc>
          <w:tcPr>
            <w:tcW w:w="1080" w:type="dxa"/>
            <w:tcMar>
              <w:top w:w="115" w:type="dxa"/>
              <w:left w:w="115" w:type="dxa"/>
              <w:bottom w:w="115" w:type="dxa"/>
              <w:right w:w="115" w:type="dxa"/>
            </w:tcMar>
            <w:vAlign w:val="bottom"/>
          </w:tcPr>
          <w:p w14:paraId="387455D6"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608.91</w:t>
            </w:r>
          </w:p>
        </w:tc>
        <w:tc>
          <w:tcPr>
            <w:tcW w:w="900" w:type="dxa"/>
            <w:shd w:val="clear" w:color="auto" w:fill="B8CCE4" w:themeFill="accent1" w:themeFillTint="66"/>
            <w:tcMar>
              <w:top w:w="115" w:type="dxa"/>
              <w:left w:w="115" w:type="dxa"/>
              <w:bottom w:w="115" w:type="dxa"/>
              <w:right w:w="115" w:type="dxa"/>
            </w:tcMar>
            <w:vAlign w:val="bottom"/>
          </w:tcPr>
          <w:p w14:paraId="387455D7"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1.32</w:t>
            </w:r>
          </w:p>
        </w:tc>
        <w:tc>
          <w:tcPr>
            <w:tcW w:w="990" w:type="dxa"/>
            <w:shd w:val="clear" w:color="auto" w:fill="B8CCE4" w:themeFill="accent1" w:themeFillTint="66"/>
            <w:tcMar>
              <w:top w:w="115" w:type="dxa"/>
              <w:left w:w="115" w:type="dxa"/>
              <w:bottom w:w="115" w:type="dxa"/>
              <w:right w:w="115" w:type="dxa"/>
            </w:tcMar>
            <w:vAlign w:val="bottom"/>
          </w:tcPr>
          <w:p w14:paraId="387455D8"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580.18</w:t>
            </w:r>
          </w:p>
        </w:tc>
      </w:tr>
      <w:tr w:rsidR="008E3BB5" w14:paraId="387455E1" w14:textId="77777777" w:rsidTr="00C1489B">
        <w:tc>
          <w:tcPr>
            <w:tcW w:w="3121" w:type="dxa"/>
            <w:tcMar>
              <w:top w:w="115" w:type="dxa"/>
              <w:left w:w="115" w:type="dxa"/>
              <w:bottom w:w="115" w:type="dxa"/>
              <w:right w:w="115" w:type="dxa"/>
            </w:tcMar>
            <w:vAlign w:val="center"/>
          </w:tcPr>
          <w:p w14:paraId="387455DA" w14:textId="77777777" w:rsidR="008E3BB5" w:rsidRPr="00043F51" w:rsidRDefault="008E3BB5" w:rsidP="00572DE0">
            <w:pPr>
              <w:rPr>
                <w:rFonts w:ascii="Calibri" w:hAnsi="Calibri"/>
                <w:color w:val="000000"/>
                <w:sz w:val="20"/>
                <w:szCs w:val="20"/>
              </w:rPr>
            </w:pPr>
            <w:proofErr w:type="spellStart"/>
            <w:r w:rsidRPr="00043F51">
              <w:rPr>
                <w:rFonts w:ascii="Calibri" w:hAnsi="Calibri"/>
                <w:color w:val="000000"/>
                <w:sz w:val="20"/>
                <w:szCs w:val="20"/>
              </w:rPr>
              <w:t>SecondaryVtip</w:t>
            </w:r>
            <w:proofErr w:type="spellEnd"/>
            <w:r w:rsidRPr="00043F51">
              <w:rPr>
                <w:rFonts w:ascii="Calibri" w:hAnsi="Calibri"/>
                <w:color w:val="000000"/>
                <w:sz w:val="20"/>
                <w:szCs w:val="20"/>
              </w:rPr>
              <w:t>--</w:t>
            </w:r>
            <w:proofErr w:type="spellStart"/>
            <w:r w:rsidRPr="00043F51">
              <w:rPr>
                <w:rFonts w:ascii="Calibri" w:hAnsi="Calibri"/>
                <w:color w:val="000000"/>
                <w:sz w:val="20"/>
                <w:szCs w:val="20"/>
              </w:rPr>
              <w:t>SecondaryDump</w:t>
            </w:r>
            <w:proofErr w:type="spellEnd"/>
          </w:p>
        </w:tc>
        <w:tc>
          <w:tcPr>
            <w:tcW w:w="4493" w:type="dxa"/>
            <w:tcMar>
              <w:top w:w="115" w:type="dxa"/>
              <w:left w:w="115" w:type="dxa"/>
              <w:bottom w:w="115" w:type="dxa"/>
              <w:right w:w="115" w:type="dxa"/>
            </w:tcMar>
            <w:vAlign w:val="bottom"/>
          </w:tcPr>
          <w:p w14:paraId="387455DB" w14:textId="77777777" w:rsidR="008E3BB5" w:rsidRPr="00C422B8" w:rsidRDefault="008E3BB5" w:rsidP="008E3BB5">
            <w:pPr>
              <w:jc w:val="center"/>
              <w:rPr>
                <w:sz w:val="18"/>
                <w:szCs w:val="18"/>
              </w:rPr>
            </w:pPr>
            <w:r w:rsidRPr="00C422B8">
              <w:rPr>
                <w:rFonts w:eastAsia="Times New Roman" w:cs="Lucida Console"/>
                <w:sz w:val="18"/>
                <w:szCs w:val="18"/>
              </w:rPr>
              <w:t>20130</w:t>
            </w:r>
            <w:r w:rsidR="00DA70EF">
              <w:rPr>
                <w:rFonts w:eastAsia="Times New Roman" w:cs="Lucida Console"/>
                <w:sz w:val="18"/>
                <w:szCs w:val="18"/>
              </w:rPr>
              <w:t>806</w:t>
            </w:r>
            <w:r w:rsidRPr="00C422B8">
              <w:rPr>
                <w:rFonts w:eastAsia="Times New Roman" w:cs="Lucida Console"/>
                <w:sz w:val="18"/>
                <w:szCs w:val="18"/>
              </w:rPr>
              <w:t>SecParallel20000_3514_21</w:t>
            </w:r>
            <w:r w:rsidR="00DA70EF">
              <w:rPr>
                <w:rFonts w:eastAsia="Times New Roman" w:cs="Lucida Console"/>
                <w:sz w:val="18"/>
                <w:szCs w:val="18"/>
              </w:rPr>
              <w:t>21</w:t>
            </w:r>
            <w:r w:rsidRPr="00C422B8">
              <w:rPr>
                <w:rFonts w:eastAsia="Times New Roman" w:cs="Lucida Console"/>
                <w:sz w:val="18"/>
                <w:szCs w:val="18"/>
              </w:rPr>
              <w:t>_tcp20.txt</w:t>
            </w:r>
          </w:p>
        </w:tc>
        <w:tc>
          <w:tcPr>
            <w:tcW w:w="1170" w:type="dxa"/>
            <w:tcMar>
              <w:top w:w="115" w:type="dxa"/>
              <w:left w:w="115" w:type="dxa"/>
              <w:bottom w:w="115" w:type="dxa"/>
              <w:right w:w="115" w:type="dxa"/>
            </w:tcMar>
            <w:vAlign w:val="bottom"/>
          </w:tcPr>
          <w:p w14:paraId="387455DC" w14:textId="77777777" w:rsidR="008E3BB5" w:rsidRPr="008E3BB5" w:rsidRDefault="008E3BB5" w:rsidP="008E3BB5">
            <w:pPr>
              <w:jc w:val="center"/>
              <w:rPr>
                <w:rFonts w:ascii="Calibri" w:hAnsi="Calibri"/>
                <w:color w:val="000000"/>
                <w:sz w:val="20"/>
                <w:szCs w:val="20"/>
              </w:rPr>
            </w:pPr>
            <w:r w:rsidRPr="008E3BB5">
              <w:rPr>
                <w:rFonts w:ascii="Calibri" w:hAnsi="Calibri"/>
                <w:color w:val="000000"/>
                <w:sz w:val="20"/>
                <w:szCs w:val="20"/>
              </w:rPr>
              <w:t>20000</w:t>
            </w:r>
          </w:p>
        </w:tc>
        <w:tc>
          <w:tcPr>
            <w:tcW w:w="1170" w:type="dxa"/>
            <w:tcMar>
              <w:top w:w="115" w:type="dxa"/>
              <w:left w:w="115" w:type="dxa"/>
              <w:bottom w:w="115" w:type="dxa"/>
              <w:right w:w="115" w:type="dxa"/>
            </w:tcMar>
            <w:vAlign w:val="bottom"/>
          </w:tcPr>
          <w:p w14:paraId="387455DD"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1004.85</w:t>
            </w:r>
          </w:p>
        </w:tc>
        <w:tc>
          <w:tcPr>
            <w:tcW w:w="1080" w:type="dxa"/>
            <w:tcMar>
              <w:top w:w="115" w:type="dxa"/>
              <w:left w:w="115" w:type="dxa"/>
              <w:bottom w:w="115" w:type="dxa"/>
              <w:right w:w="115" w:type="dxa"/>
            </w:tcMar>
            <w:vAlign w:val="bottom"/>
          </w:tcPr>
          <w:p w14:paraId="387455DE"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1060.84</w:t>
            </w:r>
          </w:p>
        </w:tc>
        <w:tc>
          <w:tcPr>
            <w:tcW w:w="900" w:type="dxa"/>
            <w:shd w:val="clear" w:color="auto" w:fill="B8CCE4" w:themeFill="accent1" w:themeFillTint="66"/>
            <w:tcMar>
              <w:top w:w="115" w:type="dxa"/>
              <w:left w:w="115" w:type="dxa"/>
              <w:bottom w:w="115" w:type="dxa"/>
              <w:right w:w="115" w:type="dxa"/>
            </w:tcMar>
            <w:vAlign w:val="bottom"/>
          </w:tcPr>
          <w:p w14:paraId="387455DF"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1.25</w:t>
            </w:r>
          </w:p>
        </w:tc>
        <w:tc>
          <w:tcPr>
            <w:tcW w:w="990" w:type="dxa"/>
            <w:shd w:val="clear" w:color="auto" w:fill="B8CCE4" w:themeFill="accent1" w:themeFillTint="66"/>
            <w:tcMar>
              <w:top w:w="115" w:type="dxa"/>
              <w:left w:w="115" w:type="dxa"/>
              <w:bottom w:w="115" w:type="dxa"/>
              <w:right w:w="115" w:type="dxa"/>
            </w:tcMar>
            <w:vAlign w:val="bottom"/>
          </w:tcPr>
          <w:p w14:paraId="387455E0" w14:textId="77777777" w:rsidR="008E3BB5" w:rsidRPr="008E3BB5" w:rsidRDefault="00DA70EF" w:rsidP="008E3BB5">
            <w:pPr>
              <w:jc w:val="center"/>
              <w:rPr>
                <w:rFonts w:ascii="Calibri" w:hAnsi="Calibri"/>
                <w:color w:val="000000"/>
                <w:sz w:val="20"/>
                <w:szCs w:val="20"/>
              </w:rPr>
            </w:pPr>
            <w:r>
              <w:rPr>
                <w:rFonts w:ascii="Calibri" w:hAnsi="Calibri"/>
                <w:color w:val="000000"/>
                <w:sz w:val="20"/>
                <w:szCs w:val="20"/>
              </w:rPr>
              <w:t>1026.02</w:t>
            </w:r>
          </w:p>
        </w:tc>
      </w:tr>
    </w:tbl>
    <w:p w14:paraId="387455E2" w14:textId="77777777" w:rsidR="0006059E" w:rsidRPr="007E350F" w:rsidRDefault="007E350F">
      <w:pPr>
        <w:spacing w:after="0" w:line="240" w:lineRule="auto"/>
        <w:rPr>
          <w:rFonts w:ascii="Lucida Console" w:eastAsia="Times New Roman" w:hAnsi="Lucida Console" w:cs="Lucida Console"/>
          <w:sz w:val="20"/>
          <w:szCs w:val="20"/>
        </w:rPr>
      </w:pPr>
      <w:r>
        <w:rPr>
          <w:rFonts w:ascii="Lucida Console" w:eastAsia="Times New Roman" w:hAnsi="Lucida Console" w:cs="Lucida Console"/>
          <w:sz w:val="20"/>
          <w:szCs w:val="20"/>
        </w:rPr>
        <w:br w:type="page"/>
      </w:r>
    </w:p>
    <w:p w14:paraId="387455E3" w14:textId="77777777" w:rsidR="00B974D9" w:rsidRDefault="00160F67" w:rsidP="000C1FF3">
      <w:pPr>
        <w:pStyle w:val="Heading3"/>
        <w:numPr>
          <w:ilvl w:val="2"/>
          <w:numId w:val="2"/>
        </w:numPr>
        <w:tabs>
          <w:tab w:val="clear" w:pos="2502"/>
        </w:tabs>
      </w:pPr>
      <w:bookmarkStart w:id="138" w:name="_Toc354401872"/>
      <w:r w:rsidRPr="006F6155">
        <w:lastRenderedPageBreak/>
        <w:t>Concurrent Moves – 2514 vs.</w:t>
      </w:r>
      <w:r w:rsidR="001A52C2">
        <w:t xml:space="preserve"> 3514</w:t>
      </w:r>
      <w:r>
        <w:t xml:space="preserve"> Command-Response </w:t>
      </w:r>
      <w:r w:rsidR="000C1FF3">
        <w:t>Probability Density</w:t>
      </w:r>
      <w:r w:rsidR="001A52C2">
        <w:t xml:space="preserve"> </w:t>
      </w:r>
      <w:r>
        <w:t>Comparison – Secondary</w:t>
      </w:r>
      <w:r w:rsidRPr="006F6155">
        <w:t xml:space="preserve"> Arm</w:t>
      </w:r>
      <w:bookmarkEnd w:id="138"/>
    </w:p>
    <w:tbl>
      <w:tblPr>
        <w:tblStyle w:val="TableGrid"/>
        <w:tblW w:w="0" w:type="auto"/>
        <w:tblLook w:val="04A0" w:firstRow="1" w:lastRow="0" w:firstColumn="1" w:lastColumn="0" w:noHBand="0" w:noVBand="1"/>
      </w:tblPr>
      <w:tblGrid>
        <w:gridCol w:w="7596"/>
        <w:gridCol w:w="7596"/>
      </w:tblGrid>
      <w:tr w:rsidR="00AE7ABE" w14:paraId="387455E6" w14:textId="77777777" w:rsidTr="00AE7ABE">
        <w:tc>
          <w:tcPr>
            <w:tcW w:w="7596" w:type="dxa"/>
            <w:shd w:val="clear" w:color="auto" w:fill="BFBFBF" w:themeFill="background1" w:themeFillShade="BF"/>
          </w:tcPr>
          <w:p w14:paraId="387455E4" w14:textId="77777777" w:rsidR="00AE7ABE" w:rsidRPr="0091176B" w:rsidRDefault="00F2179C" w:rsidP="006045B5">
            <w:pPr>
              <w:jc w:val="center"/>
              <w:rPr>
                <w:b/>
              </w:rPr>
            </w:pPr>
            <w:r>
              <w:rPr>
                <w:b/>
              </w:rPr>
              <w:t>Secondary</w:t>
            </w:r>
            <w:r w:rsidR="00AE7ABE">
              <w:rPr>
                <w:b/>
              </w:rPr>
              <w:t xml:space="preserve"> Arm 2514</w:t>
            </w:r>
          </w:p>
        </w:tc>
        <w:tc>
          <w:tcPr>
            <w:tcW w:w="7596" w:type="dxa"/>
            <w:shd w:val="clear" w:color="auto" w:fill="BFBFBF" w:themeFill="background1" w:themeFillShade="BF"/>
          </w:tcPr>
          <w:p w14:paraId="387455E5" w14:textId="77777777" w:rsidR="00AE7ABE" w:rsidRPr="0091176B" w:rsidRDefault="00F2179C" w:rsidP="006045B5">
            <w:pPr>
              <w:jc w:val="center"/>
              <w:rPr>
                <w:b/>
              </w:rPr>
            </w:pPr>
            <w:r>
              <w:rPr>
                <w:b/>
              </w:rPr>
              <w:t>Secondary</w:t>
            </w:r>
            <w:r w:rsidR="00AE7ABE">
              <w:rPr>
                <w:b/>
              </w:rPr>
              <w:t xml:space="preserve"> Arm 3514</w:t>
            </w:r>
          </w:p>
        </w:tc>
      </w:tr>
      <w:tr w:rsidR="00AE7ABE" w14:paraId="387455E9" w14:textId="77777777" w:rsidTr="00AE7ABE">
        <w:tc>
          <w:tcPr>
            <w:tcW w:w="7596" w:type="dxa"/>
          </w:tcPr>
          <w:p w14:paraId="387455E7" w14:textId="77777777" w:rsidR="00AE7ABE" w:rsidRDefault="00F2179C" w:rsidP="00AE7ABE">
            <w:r>
              <w:rPr>
                <w:noProof/>
              </w:rPr>
              <w:drawing>
                <wp:inline distT="0" distB="0" distL="0" distR="0" wp14:anchorId="38745ADF" wp14:editId="38745AE0">
                  <wp:extent cx="4572000" cy="4572000"/>
                  <wp:effectExtent l="19050" t="0" r="0" b="0"/>
                  <wp:docPr id="37" name="Picture 9" descr="C:\WireSharkCaptures\20130123SecParallel20000_2514_tcp20.txt_SecondaryVtip--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30123SecParallel20000_2514_tcp20.txt_SecondaryVtip--SecondaryDump_dens.png"/>
                          <pic:cNvPicPr>
                            <a:picLocks noChangeAspect="1" noChangeArrowheads="1"/>
                          </pic:cNvPicPr>
                        </pic:nvPicPr>
                        <pic:blipFill>
                          <a:blip r:embed="rId4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5E8" w14:textId="77777777" w:rsidR="00AE7ABE" w:rsidRDefault="00844798" w:rsidP="00AE7ABE">
            <w:r>
              <w:rPr>
                <w:noProof/>
              </w:rPr>
              <w:drawing>
                <wp:inline distT="0" distB="0" distL="0" distR="0" wp14:anchorId="38745AE1" wp14:editId="38745AE2">
                  <wp:extent cx="4572000" cy="4572000"/>
                  <wp:effectExtent l="19050" t="0" r="0" b="0"/>
                  <wp:docPr id="61" name="Picture 7" descr="C:\WireSharkCaptures\20130806SecParallel20000_3514_2121_tcp20.txt_SecondaryVtip--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reSharkCaptures\20130806SecParallel20000_3514_2121_tcp20.txt_SecondaryVtip--SecondaryDump_dens.png"/>
                          <pic:cNvPicPr>
                            <a:picLocks noChangeAspect="1" noChangeArrowheads="1"/>
                          </pic:cNvPicPr>
                        </pic:nvPicPr>
                        <pic:blipFill>
                          <a:blip r:embed="rId4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AE7ABE" w14:paraId="387455EC" w14:textId="77777777" w:rsidTr="00AE7ABE">
        <w:tc>
          <w:tcPr>
            <w:tcW w:w="7596" w:type="dxa"/>
          </w:tcPr>
          <w:p w14:paraId="387455EA" w14:textId="77777777" w:rsidR="00AE7ABE" w:rsidRDefault="00F2179C" w:rsidP="00AE7ABE">
            <w:r>
              <w:rPr>
                <w:noProof/>
              </w:rPr>
              <w:lastRenderedPageBreak/>
              <w:drawing>
                <wp:inline distT="0" distB="0" distL="0" distR="0" wp14:anchorId="38745AE3" wp14:editId="38745AE4">
                  <wp:extent cx="4572000" cy="4572000"/>
                  <wp:effectExtent l="19050" t="0" r="0" b="0"/>
                  <wp:docPr id="38" name="Picture 10" descr="C:\WireSharkCaptures\20130123SecParallel20000_2514_tcp20.txt_SecondaryDump--Second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30123SecParallel20000_2514_tcp20.txt_SecondaryDump--SecondaryVtip_dens.png"/>
                          <pic:cNvPicPr>
                            <a:picLocks noChangeAspect="1" noChangeArrowheads="1"/>
                          </pic:cNvPicPr>
                        </pic:nvPicPr>
                        <pic:blipFill>
                          <a:blip r:embed="rId5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5EB" w14:textId="77777777" w:rsidR="00AE7ABE" w:rsidRDefault="00844798" w:rsidP="00AE7ABE">
            <w:r>
              <w:rPr>
                <w:noProof/>
              </w:rPr>
              <w:drawing>
                <wp:inline distT="0" distB="0" distL="0" distR="0" wp14:anchorId="38745AE5" wp14:editId="38745AE6">
                  <wp:extent cx="4572000" cy="4572000"/>
                  <wp:effectExtent l="19050" t="0" r="0" b="0"/>
                  <wp:docPr id="71" name="Picture 8" descr="C:\WireSharkCaptures\20130806SecParallel20000_3514_2121_tcp20.txt_SecondaryDump--Second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reSharkCaptures\20130806SecParallel20000_3514_2121_tcp20.txt_SecondaryDump--SecondaryVtip_dens.png"/>
                          <pic:cNvPicPr>
                            <a:picLocks noChangeAspect="1" noChangeArrowheads="1"/>
                          </pic:cNvPicPr>
                        </pic:nvPicPr>
                        <pic:blipFill>
                          <a:blip r:embed="rId5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bl>
    <w:p w14:paraId="387455ED" w14:textId="77777777" w:rsidR="00AE7ABE" w:rsidRPr="00AE7ABE" w:rsidRDefault="00AE7ABE" w:rsidP="00AE7ABE"/>
    <w:p w14:paraId="387455EE" w14:textId="77777777" w:rsidR="00C422B8" w:rsidRDefault="00C422B8">
      <w:pPr>
        <w:spacing w:after="0" w:line="240" w:lineRule="auto"/>
        <w:rPr>
          <w:b/>
          <w:kern w:val="28"/>
        </w:rPr>
      </w:pPr>
      <w:r>
        <w:br w:type="page"/>
      </w:r>
    </w:p>
    <w:p w14:paraId="387455EF" w14:textId="77777777" w:rsidR="000C1FF3" w:rsidRDefault="000C1FF3" w:rsidP="000C1FF3">
      <w:pPr>
        <w:pStyle w:val="Heading3"/>
        <w:numPr>
          <w:ilvl w:val="2"/>
          <w:numId w:val="2"/>
        </w:numPr>
        <w:tabs>
          <w:tab w:val="clear" w:pos="2502"/>
        </w:tabs>
      </w:pPr>
      <w:bookmarkStart w:id="139" w:name="_Toc354401873"/>
      <w:r w:rsidRPr="006F6155">
        <w:lastRenderedPageBreak/>
        <w:t>Concurrent Moves – 2514 vs.</w:t>
      </w:r>
      <w:r>
        <w:t xml:space="preserve"> 3514 Command-Response Plot Comparison – Secondary</w:t>
      </w:r>
      <w:r w:rsidRPr="006F6155">
        <w:t xml:space="preserve"> Arm</w:t>
      </w:r>
      <w:bookmarkEnd w:id="139"/>
    </w:p>
    <w:p w14:paraId="387455F0" w14:textId="77777777" w:rsidR="000C1FF3" w:rsidRPr="000C1FF3" w:rsidRDefault="000C1FF3" w:rsidP="000C1FF3"/>
    <w:tbl>
      <w:tblPr>
        <w:tblStyle w:val="TableGrid"/>
        <w:tblW w:w="15120" w:type="dxa"/>
        <w:tblInd w:w="-165" w:type="dxa"/>
        <w:tblLayout w:type="fixed"/>
        <w:tblCellMar>
          <w:top w:w="29" w:type="dxa"/>
          <w:left w:w="29" w:type="dxa"/>
          <w:bottom w:w="29" w:type="dxa"/>
          <w:right w:w="29" w:type="dxa"/>
        </w:tblCellMar>
        <w:tblLook w:val="04A0" w:firstRow="1" w:lastRow="0" w:firstColumn="1" w:lastColumn="0" w:noHBand="0" w:noVBand="1"/>
      </w:tblPr>
      <w:tblGrid>
        <w:gridCol w:w="7585"/>
        <w:gridCol w:w="7535"/>
      </w:tblGrid>
      <w:tr w:rsidR="00214288" w:rsidRPr="0091176B" w14:paraId="387455F4" w14:textId="77777777" w:rsidTr="00D618D6">
        <w:trPr>
          <w:trHeight w:val="287"/>
        </w:trPr>
        <w:tc>
          <w:tcPr>
            <w:tcW w:w="7585" w:type="dxa"/>
            <w:shd w:val="clear" w:color="auto" w:fill="BFBFBF" w:themeFill="background1" w:themeFillShade="BF"/>
          </w:tcPr>
          <w:p w14:paraId="387455F1" w14:textId="77777777" w:rsidR="00214288" w:rsidRPr="0091176B" w:rsidRDefault="00C1489B" w:rsidP="00D618D6">
            <w:pPr>
              <w:jc w:val="center"/>
              <w:rPr>
                <w:b/>
              </w:rPr>
            </w:pPr>
            <w:r>
              <w:rPr>
                <w:b/>
              </w:rPr>
              <w:t>Secondary</w:t>
            </w:r>
            <w:r w:rsidR="00214288">
              <w:rPr>
                <w:b/>
              </w:rPr>
              <w:t xml:space="preserve"> Arm 2514</w:t>
            </w:r>
          </w:p>
        </w:tc>
        <w:tc>
          <w:tcPr>
            <w:tcW w:w="7535" w:type="dxa"/>
            <w:shd w:val="clear" w:color="auto" w:fill="BFBFBF" w:themeFill="background1" w:themeFillShade="BF"/>
          </w:tcPr>
          <w:p w14:paraId="387455F2" w14:textId="77777777" w:rsidR="00214288" w:rsidRDefault="00C1489B" w:rsidP="00D618D6">
            <w:pPr>
              <w:jc w:val="center"/>
              <w:rPr>
                <w:b/>
              </w:rPr>
            </w:pPr>
            <w:r>
              <w:rPr>
                <w:b/>
              </w:rPr>
              <w:t>Secondary</w:t>
            </w:r>
            <w:r w:rsidR="00214288">
              <w:rPr>
                <w:b/>
              </w:rPr>
              <w:t xml:space="preserve"> Arm 3514</w:t>
            </w:r>
          </w:p>
          <w:p w14:paraId="387455F3" w14:textId="77777777" w:rsidR="009E62E0" w:rsidRPr="0091176B" w:rsidRDefault="009E62E0" w:rsidP="00D618D6">
            <w:pPr>
              <w:jc w:val="center"/>
              <w:rPr>
                <w:b/>
              </w:rPr>
            </w:pPr>
          </w:p>
        </w:tc>
      </w:tr>
      <w:tr w:rsidR="00E313D2" w14:paraId="387455F7" w14:textId="77777777" w:rsidTr="00D618D6">
        <w:tc>
          <w:tcPr>
            <w:tcW w:w="7585" w:type="dxa"/>
          </w:tcPr>
          <w:p w14:paraId="387455F5" w14:textId="77777777" w:rsidR="00E313D2" w:rsidRDefault="00123C56" w:rsidP="00E313D2">
            <w:r>
              <w:rPr>
                <w:noProof/>
              </w:rPr>
              <w:drawing>
                <wp:inline distT="0" distB="0" distL="0" distR="0" wp14:anchorId="38745AE7" wp14:editId="38745AE8">
                  <wp:extent cx="4572000" cy="2286000"/>
                  <wp:effectExtent l="19050" t="0" r="0" b="0"/>
                  <wp:docPr id="21" name="Picture 21" descr="C:\WireSharkCaptures\20130123SecParallel20000_2514_tcp20.txt_SecondaryDump--Second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ireSharkCaptures\20130123SecParallel20000_2514_tcp20.txt_SecondaryDump--SecondaryVtip.png"/>
                          <pic:cNvPicPr>
                            <a:picLocks noChangeAspect="1" noChangeArrowheads="1"/>
                          </pic:cNvPicPr>
                        </pic:nvPicPr>
                        <pic:blipFill>
                          <a:blip r:embed="rId52"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35" w:type="dxa"/>
          </w:tcPr>
          <w:p w14:paraId="387455F6" w14:textId="77777777" w:rsidR="00E313D2" w:rsidRDefault="00844798" w:rsidP="00E313D2">
            <w:r>
              <w:rPr>
                <w:noProof/>
              </w:rPr>
              <w:drawing>
                <wp:inline distT="0" distB="0" distL="0" distR="0" wp14:anchorId="38745AE9" wp14:editId="38745AEA">
                  <wp:extent cx="4572000" cy="2286000"/>
                  <wp:effectExtent l="19050" t="0" r="0" b="0"/>
                  <wp:docPr id="195" name="Picture 9" descr="C:\WireSharkCaptures\20130806SecParallel20000_3514_2121_tcp20.txt_SecondaryDump--Second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30806SecParallel20000_3514_2121_tcp20.txt_SecondaryDump--SecondaryVtip.png"/>
                          <pic:cNvPicPr>
                            <a:picLocks noChangeAspect="1" noChangeArrowheads="1"/>
                          </pic:cNvPicPr>
                        </pic:nvPicPr>
                        <pic:blipFill>
                          <a:blip r:embed="rId5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E313D2" w14:paraId="387455FA" w14:textId="77777777" w:rsidTr="00D618D6">
        <w:tc>
          <w:tcPr>
            <w:tcW w:w="7585" w:type="dxa"/>
          </w:tcPr>
          <w:p w14:paraId="387455F8" w14:textId="77777777" w:rsidR="00E313D2" w:rsidRDefault="00123C56" w:rsidP="00E313D2">
            <w:r>
              <w:rPr>
                <w:noProof/>
              </w:rPr>
              <w:lastRenderedPageBreak/>
              <w:drawing>
                <wp:inline distT="0" distB="0" distL="0" distR="0" wp14:anchorId="38745AEB" wp14:editId="38745AEC">
                  <wp:extent cx="4572000" cy="2286000"/>
                  <wp:effectExtent l="19050" t="0" r="0" b="0"/>
                  <wp:docPr id="20" name="Picture 20" descr="C:\WireSharkCaptures\20130123SecParallel20000_2514_tcp20.txt_SecondaryVtip--Second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ireSharkCaptures\20130123SecParallel20000_2514_tcp20.txt_SecondaryVtip--SecondaryDump.png"/>
                          <pic:cNvPicPr>
                            <a:picLocks noChangeAspect="1" noChangeArrowheads="1"/>
                          </pic:cNvPicPr>
                        </pic:nvPicPr>
                        <pic:blipFill>
                          <a:blip r:embed="rId54"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35" w:type="dxa"/>
          </w:tcPr>
          <w:p w14:paraId="387455F9" w14:textId="77777777" w:rsidR="00E313D2" w:rsidRDefault="00844798" w:rsidP="00E313D2">
            <w:r>
              <w:rPr>
                <w:noProof/>
              </w:rPr>
              <w:drawing>
                <wp:inline distT="0" distB="0" distL="0" distR="0" wp14:anchorId="38745AED" wp14:editId="38745AEE">
                  <wp:extent cx="4572000" cy="2286000"/>
                  <wp:effectExtent l="19050" t="0" r="0" b="0"/>
                  <wp:docPr id="213" name="Picture 10" descr="C:\WireSharkCaptures\20130806SecParallel20000_3514_2121_tcp20.txt_SecondaryVtip--Second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30806SecParallel20000_3514_2121_tcp20.txt_SecondaryVtip--SecondaryDump.png"/>
                          <pic:cNvPicPr>
                            <a:picLocks noChangeAspect="1" noChangeArrowheads="1"/>
                          </pic:cNvPicPr>
                        </pic:nvPicPr>
                        <pic:blipFill>
                          <a:blip r:embed="rId5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bl>
    <w:p w14:paraId="387455FB" w14:textId="77777777" w:rsidR="00A3058F" w:rsidRDefault="00A3058F" w:rsidP="00A3058F">
      <w:pPr>
        <w:pStyle w:val="Heading3"/>
        <w:tabs>
          <w:tab w:val="clear" w:pos="2502"/>
        </w:tabs>
        <w:ind w:left="1224"/>
        <w:sectPr w:rsidR="00A3058F" w:rsidSect="00CD0C6A">
          <w:pgSz w:w="15840" w:h="12240" w:orient="landscape" w:code="1"/>
          <w:pgMar w:top="288" w:right="432" w:bottom="432" w:left="432" w:header="432" w:footer="288" w:gutter="0"/>
          <w:cols w:space="720"/>
          <w:docGrid w:linePitch="299"/>
        </w:sectPr>
      </w:pPr>
    </w:p>
    <w:p w14:paraId="387455FC" w14:textId="77777777" w:rsidR="00792B76" w:rsidRDefault="002B7EF9" w:rsidP="000C1FF3">
      <w:pPr>
        <w:pStyle w:val="Heading3"/>
        <w:numPr>
          <w:ilvl w:val="2"/>
          <w:numId w:val="2"/>
        </w:numPr>
        <w:tabs>
          <w:tab w:val="clear" w:pos="2502"/>
        </w:tabs>
      </w:pPr>
      <w:bookmarkStart w:id="140" w:name="_Toc354401874"/>
      <w:r>
        <w:lastRenderedPageBreak/>
        <w:t xml:space="preserve">Concurrent Moves - </w:t>
      </w:r>
      <w:r w:rsidR="00792B76">
        <w:t>Move Timeouts</w:t>
      </w:r>
      <w:bookmarkEnd w:id="140"/>
    </w:p>
    <w:p w14:paraId="387455FD" w14:textId="77777777" w:rsidR="002F1474" w:rsidRDefault="00792B76" w:rsidP="00792B76">
      <w:pPr>
        <w:ind w:left="720"/>
      </w:pPr>
      <w:r>
        <w:t>During this test, t</w:t>
      </w:r>
      <w:r w:rsidR="00A97B78">
        <w:t>he move known as</w:t>
      </w:r>
      <w:r w:rsidR="00566AE1">
        <w:t xml:space="preserve"> </w:t>
      </w:r>
      <w:proofErr w:type="spellStart"/>
      <w:r w:rsidR="00566AE1">
        <w:t>PrimarySealToQt</w:t>
      </w:r>
      <w:r w:rsidR="00A97B78">
        <w:t>ip</w:t>
      </w:r>
      <w:proofErr w:type="spellEnd"/>
      <w:r w:rsidR="00A97B78">
        <w:t xml:space="preserve"> wa</w:t>
      </w:r>
      <w:r>
        <w:t xml:space="preserve">s operated </w:t>
      </w:r>
      <w:r w:rsidR="00332CFD">
        <w:t xml:space="preserve">on each </w:t>
      </w:r>
      <w:r w:rsidR="00D0519A">
        <w:t>test repetition</w:t>
      </w:r>
      <w:r w:rsidR="00332CFD">
        <w:t>. This move is specified to timeout at 225msec which is very close to the 200 msec that is required to perform the move under ideal circumstances. It was found during test</w:t>
      </w:r>
      <w:r w:rsidR="00083123">
        <w:t>ing</w:t>
      </w:r>
      <w:r w:rsidR="00332CFD">
        <w:t xml:space="preserve"> that this</w:t>
      </w:r>
      <w:r w:rsidR="00A42A0E">
        <w:t xml:space="preserve"> timeout was </w:t>
      </w:r>
      <w:r w:rsidR="00083123">
        <w:t>breached in</w:t>
      </w:r>
      <w:r w:rsidR="00332CFD">
        <w:t xml:space="preserve"> approximately 1 of every 5000 </w:t>
      </w:r>
      <w:proofErr w:type="spellStart"/>
      <w:r w:rsidR="00A42A0E">
        <w:t>Primary</w:t>
      </w:r>
      <w:r w:rsidR="00332CFD">
        <w:t>SealToQtip</w:t>
      </w:r>
      <w:proofErr w:type="spellEnd"/>
      <w:r w:rsidR="00332CFD">
        <w:t xml:space="preserve"> moves. </w:t>
      </w:r>
      <w:r w:rsidR="002F1474">
        <w:t xml:space="preserve">At the time the </w:t>
      </w:r>
      <w:proofErr w:type="spellStart"/>
      <w:r w:rsidR="002F1474">
        <w:t>WireShark</w:t>
      </w:r>
      <w:proofErr w:type="spellEnd"/>
      <w:r w:rsidR="002F1474">
        <w:t xml:space="preserve"> measurement strategy was being used. </w:t>
      </w:r>
      <w:r w:rsidR="00E336EF">
        <w:t xml:space="preserve">The issue was communicated to Extratech but they could not reproduce the issue on their test systems. </w:t>
      </w:r>
      <w:r w:rsidR="002F1474">
        <w:t>It was decided to see if the timeout phenomena could</w:t>
      </w:r>
      <w:r w:rsidR="00B95E99">
        <w:t xml:space="preserve"> be created when the network </w:t>
      </w:r>
      <w:r w:rsidR="00E336EF">
        <w:t xml:space="preserve">routing </w:t>
      </w:r>
      <w:r w:rsidR="002F1474">
        <w:t>to the measurement PC was removed and the analyzer was connected to the controller directly as it is under normal operation. When this was done the timeouts cou</w:t>
      </w:r>
      <w:r w:rsidR="00A97B78">
        <w:t>ld no longer be created. At that</w:t>
      </w:r>
      <w:r w:rsidR="002F1474">
        <w:t xml:space="preserve"> time it became beneficial to create the means to measure the messaging traffic via </w:t>
      </w:r>
      <w:r w:rsidR="002F1474" w:rsidRPr="002F1474">
        <w:rPr>
          <w:b/>
        </w:rPr>
        <w:t>“tcpdump”</w:t>
      </w:r>
      <w:r w:rsidR="002F1474">
        <w:t xml:space="preserve"> instead of Wireshark.  </w:t>
      </w:r>
    </w:p>
    <w:p w14:paraId="387455FE" w14:textId="77777777" w:rsidR="007C4FEB" w:rsidRDefault="002F1474" w:rsidP="00792B76">
      <w:pPr>
        <w:ind w:left="720"/>
      </w:pPr>
      <w:r>
        <w:t>When ‘tcpdum</w:t>
      </w:r>
      <w:r w:rsidR="00A97B78">
        <w:t>p’ was used as the</w:t>
      </w:r>
      <w:r>
        <w:t xml:space="preserve"> measurement</w:t>
      </w:r>
      <w:r w:rsidR="007C4FEB">
        <w:t xml:space="preserve"> technique the </w:t>
      </w:r>
      <w:proofErr w:type="spellStart"/>
      <w:r w:rsidR="007C4FEB">
        <w:t>SealToQtip</w:t>
      </w:r>
      <w:proofErr w:type="spellEnd"/>
      <w:r w:rsidR="007C4FEB">
        <w:t xml:space="preserve"> timeouts were </w:t>
      </w:r>
      <w:r w:rsidR="007C4FEB" w:rsidRPr="0025383A">
        <w:rPr>
          <w:b/>
        </w:rPr>
        <w:t>not reproducible</w:t>
      </w:r>
      <w:r w:rsidR="007C4FEB">
        <w:t xml:space="preserve">. </w:t>
      </w:r>
      <w:r w:rsidR="00E336EF">
        <w:t xml:space="preserve"> Tcpdump m</w:t>
      </w:r>
      <w:r w:rsidR="007C4FEB">
        <w:t xml:space="preserve">easurement </w:t>
      </w:r>
      <w:r w:rsidR="00E336EF">
        <w:t xml:space="preserve">however </w:t>
      </w:r>
      <w:r w:rsidR="00A97B78">
        <w:t>now reflected a</w:t>
      </w:r>
      <w:r w:rsidR="007C4FEB">
        <w:t xml:space="preserve"> ‘trade off </w:t>
      </w:r>
      <w:r w:rsidR="0083061E">
        <w:t>‘interaction</w:t>
      </w:r>
      <w:r w:rsidR="007C4FEB">
        <w:t xml:space="preserve"> between the analyzers processes </w:t>
      </w:r>
      <w:r w:rsidR="00A97B78">
        <w:t xml:space="preserve">and </w:t>
      </w:r>
      <w:r w:rsidR="007C4FEB">
        <w:t>the tcpdump measurement process</w:t>
      </w:r>
      <w:r w:rsidR="00E336EF">
        <w:t xml:space="preserve"> </w:t>
      </w:r>
      <w:r w:rsidR="0083061E">
        <w:t xml:space="preserve">itself. </w:t>
      </w:r>
      <w:r w:rsidR="00A97B78">
        <w:t>This is explainable because all processes</w:t>
      </w:r>
      <w:r w:rsidR="007C4FEB">
        <w:t xml:space="preserve"> </w:t>
      </w:r>
      <w:r w:rsidR="00A97B78">
        <w:t xml:space="preserve">were sharing the analyzers processor bandwidth.   </w:t>
      </w:r>
    </w:p>
    <w:p w14:paraId="387455FF" w14:textId="77777777" w:rsidR="00A3058F" w:rsidRDefault="007C4FEB" w:rsidP="00792B76">
      <w:pPr>
        <w:ind w:left="720"/>
        <w:sectPr w:rsidR="00A3058F" w:rsidSect="00A3058F">
          <w:pgSz w:w="12240" w:h="15840" w:code="1"/>
          <w:pgMar w:top="432" w:right="288" w:bottom="432" w:left="432" w:header="432" w:footer="288" w:gutter="0"/>
          <w:cols w:space="720"/>
          <w:docGrid w:linePitch="299"/>
        </w:sectPr>
      </w:pPr>
      <w:r>
        <w:t>This led to the eventual creation of a best practice ‘</w:t>
      </w:r>
      <w:proofErr w:type="spellStart"/>
      <w:r>
        <w:t>tcpdump</w:t>
      </w:r>
      <w:proofErr w:type="spellEnd"/>
      <w:r>
        <w:t xml:space="preserve"> with </w:t>
      </w:r>
      <w:proofErr w:type="spellStart"/>
      <w:r>
        <w:t>nicing</w:t>
      </w:r>
      <w:proofErr w:type="spellEnd"/>
      <w:r>
        <w:t>’ command line which involved assessing the impact to the measurement statistics as various ‘nice –n –#’ combinations were explored. The most appropriate nice level was determined to be -10. This gave the tcpdump process an effective priority level of 20.</w:t>
      </w:r>
      <w:r w:rsidR="0025383A">
        <w:t xml:space="preserve"> The first 10 points of the 20</w:t>
      </w:r>
      <w:r w:rsidR="00E336EF">
        <w:t xml:space="preserve"> are what the analyzer allocates as a default to all command line process in the</w:t>
      </w:r>
      <w:r w:rsidR="00A3058F">
        <w:t xml:space="preserve"> QNX environment.</w:t>
      </w:r>
    </w:p>
    <w:p w14:paraId="38745600" w14:textId="77777777" w:rsidR="002E45A0" w:rsidRDefault="002E45A0">
      <w:pPr>
        <w:spacing w:after="0" w:line="240" w:lineRule="auto"/>
      </w:pPr>
    </w:p>
    <w:p w14:paraId="38745601" w14:textId="77777777" w:rsidR="00645E15" w:rsidRDefault="00645E15">
      <w:pPr>
        <w:spacing w:after="0" w:line="240" w:lineRule="auto"/>
      </w:pPr>
    </w:p>
    <w:p w14:paraId="38745602" w14:textId="77777777" w:rsidR="00421D0B" w:rsidRPr="00421D0B" w:rsidRDefault="00421D0B" w:rsidP="00421D0B"/>
    <w:p w14:paraId="38745603" w14:textId="77777777" w:rsidR="00720372" w:rsidRPr="00C55901" w:rsidRDefault="006E03C9" w:rsidP="000C1FF3">
      <w:pPr>
        <w:pStyle w:val="Heading2"/>
        <w:numPr>
          <w:ilvl w:val="1"/>
          <w:numId w:val="2"/>
        </w:numPr>
        <w:rPr>
          <w:sz w:val="24"/>
          <w:szCs w:val="24"/>
        </w:rPr>
      </w:pPr>
      <w:r>
        <w:rPr>
          <w:sz w:val="24"/>
          <w:szCs w:val="24"/>
        </w:rPr>
        <w:t xml:space="preserve"> </w:t>
      </w:r>
      <w:bookmarkStart w:id="141" w:name="_Toc354401875"/>
      <w:r w:rsidR="000C107C" w:rsidRPr="00C55901">
        <w:rPr>
          <w:sz w:val="24"/>
          <w:szCs w:val="24"/>
        </w:rPr>
        <w:t>SalesShow</w:t>
      </w:r>
      <w:r w:rsidR="00FE2A28" w:rsidRPr="00C55901">
        <w:rPr>
          <w:sz w:val="24"/>
          <w:szCs w:val="24"/>
        </w:rPr>
        <w:t>_All</w:t>
      </w:r>
      <w:r w:rsidR="00B60810" w:rsidRPr="00C55901">
        <w:rPr>
          <w:sz w:val="24"/>
          <w:szCs w:val="24"/>
        </w:rPr>
        <w:t>_</w:t>
      </w:r>
      <w:r w:rsidR="007910FB" w:rsidRPr="00C55901">
        <w:rPr>
          <w:sz w:val="24"/>
          <w:szCs w:val="24"/>
        </w:rPr>
        <w:t>SaHa Movement</w:t>
      </w:r>
      <w:r w:rsidR="009373F7" w:rsidRPr="00C55901">
        <w:rPr>
          <w:sz w:val="24"/>
          <w:szCs w:val="24"/>
        </w:rPr>
        <w:t xml:space="preserve"> Test</w:t>
      </w:r>
      <w:bookmarkEnd w:id="141"/>
    </w:p>
    <w:p w14:paraId="38745604" w14:textId="77777777" w:rsidR="00720372" w:rsidRDefault="00720372" w:rsidP="000C1FF3">
      <w:pPr>
        <w:pStyle w:val="Heading3"/>
        <w:numPr>
          <w:ilvl w:val="2"/>
          <w:numId w:val="2"/>
        </w:numPr>
        <w:tabs>
          <w:tab w:val="clear" w:pos="2502"/>
        </w:tabs>
      </w:pPr>
      <w:bookmarkStart w:id="142" w:name="_Toc354401876"/>
      <w:r>
        <w:t>Description</w:t>
      </w:r>
      <w:bookmarkEnd w:id="142"/>
    </w:p>
    <w:p w14:paraId="38745605" w14:textId="77777777" w:rsidR="00720372" w:rsidRDefault="009C75E3" w:rsidP="00720372">
      <w:pPr>
        <w:ind w:left="720"/>
      </w:pPr>
      <w:r>
        <w:t xml:space="preserve">This test leverages an existing standard </w:t>
      </w:r>
      <w:r w:rsidR="00720372">
        <w:t xml:space="preserve">production script, </w:t>
      </w:r>
      <w:r w:rsidR="000C107C">
        <w:rPr>
          <w:b/>
        </w:rPr>
        <w:t>3600_SalesShow_All_SaHa</w:t>
      </w:r>
      <w:r w:rsidR="00D165ED" w:rsidRPr="004B5650">
        <w:rPr>
          <w:b/>
        </w:rPr>
        <w:t>.dep</w:t>
      </w:r>
      <w:r w:rsidR="00D165ED">
        <w:t xml:space="preserve">. This script was </w:t>
      </w:r>
      <w:r w:rsidR="000C107C">
        <w:t xml:space="preserve">originally </w:t>
      </w:r>
      <w:r w:rsidR="00D165ED">
        <w:t xml:space="preserve">created </w:t>
      </w:r>
      <w:r w:rsidR="00720372">
        <w:t xml:space="preserve">in order to demonstrate the functioning of the </w:t>
      </w:r>
      <w:r w:rsidR="000C107C">
        <w:t xml:space="preserve">metering </w:t>
      </w:r>
      <w:r w:rsidR="00720372">
        <w:t>robot arms in a manner that is very representativ</w:t>
      </w:r>
      <w:r w:rsidR="000C107C">
        <w:t>e of a customer job. I</w:t>
      </w:r>
      <w:r w:rsidR="00720372">
        <w:t xml:space="preserve">t includes moves to many </w:t>
      </w:r>
      <w:proofErr w:type="spellStart"/>
      <w:r w:rsidR="00720372">
        <w:t>uIA</w:t>
      </w:r>
      <w:proofErr w:type="spellEnd"/>
      <w:r w:rsidR="00720372">
        <w:t xml:space="preserve"> a</w:t>
      </w:r>
      <w:r w:rsidR="00ED2913">
        <w:t xml:space="preserve">nd </w:t>
      </w:r>
      <w:proofErr w:type="spellStart"/>
      <w:r w:rsidR="00ED2913">
        <w:t>uS</w:t>
      </w:r>
      <w:proofErr w:type="spellEnd"/>
      <w:r w:rsidR="00ED2913">
        <w:t xml:space="preserve"> stations and all </w:t>
      </w:r>
      <w:r w:rsidR="004922A2">
        <w:t xml:space="preserve">internal </w:t>
      </w:r>
      <w:r w:rsidR="00ED2913">
        <w:t>SaHa</w:t>
      </w:r>
      <w:r w:rsidR="00720372">
        <w:t xml:space="preserve"> tray positions</w:t>
      </w:r>
      <w:r w:rsidR="00D165ED">
        <w:t xml:space="preserve">. As such it </w:t>
      </w:r>
      <w:r>
        <w:t xml:space="preserve">is an ideal way to test </w:t>
      </w:r>
      <w:r w:rsidR="000C107C">
        <w:t>and measure</w:t>
      </w:r>
      <w:r w:rsidR="00D165ED">
        <w:t xml:space="preserve"> the performance and characteristics of the M3514 controller. </w:t>
      </w:r>
    </w:p>
    <w:p w14:paraId="38745606" w14:textId="77777777" w:rsidR="0083061E" w:rsidRDefault="002E45A0">
      <w:pPr>
        <w:spacing w:after="0" w:line="240" w:lineRule="auto"/>
        <w:sectPr w:rsidR="0083061E" w:rsidSect="0083061E">
          <w:pgSz w:w="12240" w:h="15840" w:code="1"/>
          <w:pgMar w:top="432" w:right="288" w:bottom="432" w:left="432" w:header="432" w:footer="288" w:gutter="0"/>
          <w:cols w:space="720"/>
          <w:docGrid w:linePitch="299"/>
        </w:sectPr>
      </w:pPr>
      <w:r>
        <w:br w:type="page"/>
      </w:r>
    </w:p>
    <w:p w14:paraId="38745607" w14:textId="77777777" w:rsidR="002E45A0" w:rsidRDefault="002E45A0">
      <w:pPr>
        <w:spacing w:after="0" w:line="240" w:lineRule="auto"/>
      </w:pPr>
    </w:p>
    <w:p w14:paraId="38745608" w14:textId="77777777" w:rsidR="002E45A0" w:rsidRDefault="002E45A0" w:rsidP="00720372">
      <w:pPr>
        <w:ind w:left="720"/>
      </w:pPr>
    </w:p>
    <w:p w14:paraId="38745609" w14:textId="77777777" w:rsidR="008E4620" w:rsidRDefault="004B5650" w:rsidP="000C1FF3">
      <w:pPr>
        <w:pStyle w:val="Heading3"/>
        <w:numPr>
          <w:ilvl w:val="2"/>
          <w:numId w:val="2"/>
        </w:numPr>
        <w:tabs>
          <w:tab w:val="clear" w:pos="2502"/>
        </w:tabs>
      </w:pPr>
      <w:bookmarkStart w:id="143" w:name="_Toc354401877"/>
      <w:r>
        <w:t>Test Steps</w:t>
      </w:r>
      <w:bookmarkEnd w:id="143"/>
    </w:p>
    <w:tbl>
      <w:tblPr>
        <w:tblW w:w="139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60" w:type="dxa"/>
          <w:right w:w="60" w:type="dxa"/>
        </w:tblCellMar>
        <w:tblLook w:val="0000" w:firstRow="0" w:lastRow="0" w:firstColumn="0" w:lastColumn="0" w:noHBand="0" w:noVBand="0"/>
      </w:tblPr>
      <w:tblGrid>
        <w:gridCol w:w="852"/>
        <w:gridCol w:w="3731"/>
        <w:gridCol w:w="4263"/>
        <w:gridCol w:w="4212"/>
        <w:gridCol w:w="861"/>
      </w:tblGrid>
      <w:tr w:rsidR="00C839A7" w14:paraId="38745610" w14:textId="77777777" w:rsidTr="000C107C">
        <w:trPr>
          <w:cantSplit/>
          <w:tblHeader/>
          <w:jc w:val="center"/>
        </w:trPr>
        <w:tc>
          <w:tcPr>
            <w:tcW w:w="852" w:type="dxa"/>
            <w:vAlign w:val="center"/>
          </w:tcPr>
          <w:p w14:paraId="3874560A" w14:textId="77777777" w:rsidR="008E4620" w:rsidRDefault="008E4620" w:rsidP="000C107C">
            <w:pPr>
              <w:pStyle w:val="5x6cell"/>
              <w:widowControl/>
              <w:tabs>
                <w:tab w:val="left" w:pos="360"/>
              </w:tabs>
              <w:spacing w:before="0" w:after="0"/>
              <w:jc w:val="center"/>
            </w:pPr>
            <w:r>
              <w:rPr>
                <w:b/>
              </w:rPr>
              <w:t>Step</w:t>
            </w:r>
          </w:p>
        </w:tc>
        <w:tc>
          <w:tcPr>
            <w:tcW w:w="3731" w:type="dxa"/>
            <w:vAlign w:val="center"/>
          </w:tcPr>
          <w:p w14:paraId="3874560B" w14:textId="77777777" w:rsidR="008E4620" w:rsidRDefault="008E4620" w:rsidP="000C107C">
            <w:pPr>
              <w:pStyle w:val="5x6cell"/>
              <w:widowControl/>
              <w:spacing w:before="0" w:after="0"/>
              <w:jc w:val="center"/>
              <w:rPr>
                <w:b/>
              </w:rPr>
            </w:pPr>
            <w:r>
              <w:rPr>
                <w:b/>
              </w:rPr>
              <w:t>Action</w:t>
            </w:r>
          </w:p>
        </w:tc>
        <w:tc>
          <w:tcPr>
            <w:tcW w:w="4263" w:type="dxa"/>
            <w:vAlign w:val="center"/>
          </w:tcPr>
          <w:p w14:paraId="3874560C" w14:textId="77777777" w:rsidR="008E4620" w:rsidRDefault="008E4620" w:rsidP="000C107C">
            <w:pPr>
              <w:pStyle w:val="5x6cell"/>
              <w:widowControl/>
              <w:spacing w:before="0" w:after="0"/>
              <w:jc w:val="center"/>
              <w:rPr>
                <w:b/>
              </w:rPr>
            </w:pPr>
            <w:r>
              <w:rPr>
                <w:b/>
              </w:rPr>
              <w:t>Expected Result</w:t>
            </w:r>
          </w:p>
        </w:tc>
        <w:tc>
          <w:tcPr>
            <w:tcW w:w="4212" w:type="dxa"/>
            <w:vAlign w:val="center"/>
          </w:tcPr>
          <w:p w14:paraId="3874560D" w14:textId="77777777" w:rsidR="008E4620" w:rsidRDefault="008E4620" w:rsidP="000C107C">
            <w:pPr>
              <w:pStyle w:val="5x6cell"/>
              <w:widowControl/>
              <w:spacing w:before="0" w:after="0"/>
              <w:jc w:val="center"/>
              <w:rPr>
                <w:b/>
              </w:rPr>
            </w:pPr>
            <w:r>
              <w:rPr>
                <w:b/>
              </w:rPr>
              <w:t>Actual Result</w:t>
            </w:r>
          </w:p>
        </w:tc>
        <w:tc>
          <w:tcPr>
            <w:tcW w:w="861" w:type="dxa"/>
            <w:vAlign w:val="center"/>
          </w:tcPr>
          <w:p w14:paraId="3874560E" w14:textId="77777777" w:rsidR="008E4620" w:rsidRDefault="008E4620" w:rsidP="000C107C">
            <w:pPr>
              <w:pStyle w:val="5x6cell"/>
              <w:widowControl/>
              <w:spacing w:before="0" w:after="0"/>
              <w:jc w:val="center"/>
              <w:rPr>
                <w:b/>
              </w:rPr>
            </w:pPr>
            <w:r>
              <w:rPr>
                <w:b/>
              </w:rPr>
              <w:t>P / F /</w:t>
            </w:r>
          </w:p>
          <w:p w14:paraId="3874560F" w14:textId="77777777" w:rsidR="008E4620" w:rsidRDefault="008E4620" w:rsidP="000C107C">
            <w:pPr>
              <w:pStyle w:val="5x6cell"/>
              <w:widowControl/>
              <w:spacing w:before="0" w:after="0"/>
              <w:jc w:val="center"/>
              <w:rPr>
                <w:b/>
              </w:rPr>
            </w:pPr>
            <w:r>
              <w:rPr>
                <w:b/>
              </w:rPr>
              <w:t>I / NE</w:t>
            </w:r>
          </w:p>
        </w:tc>
      </w:tr>
      <w:tr w:rsidR="008E4620" w14:paraId="38745612" w14:textId="77777777" w:rsidTr="000C107C">
        <w:trPr>
          <w:cantSplit/>
          <w:trHeight w:val="59"/>
          <w:jc w:val="center"/>
        </w:trPr>
        <w:tc>
          <w:tcPr>
            <w:tcW w:w="13919" w:type="dxa"/>
            <w:gridSpan w:val="5"/>
            <w:shd w:val="clear" w:color="auto" w:fill="D9D9D9"/>
          </w:tcPr>
          <w:p w14:paraId="38745611" w14:textId="77777777" w:rsidR="008E4620" w:rsidRDefault="008E4620" w:rsidP="000C107C">
            <w:pPr>
              <w:pStyle w:val="5x6cell"/>
              <w:spacing w:before="0" w:after="0"/>
              <w:rPr>
                <w:b/>
                <w:bCs/>
              </w:rPr>
            </w:pPr>
          </w:p>
        </w:tc>
      </w:tr>
      <w:tr w:rsidR="007A42F1" w14:paraId="3874561A" w14:textId="77777777" w:rsidTr="00AA4DB0">
        <w:trPr>
          <w:cantSplit/>
          <w:trHeight w:val="876"/>
          <w:jc w:val="center"/>
        </w:trPr>
        <w:tc>
          <w:tcPr>
            <w:tcW w:w="852" w:type="dxa"/>
          </w:tcPr>
          <w:p w14:paraId="38745613" w14:textId="77777777" w:rsidR="007A42F1" w:rsidRDefault="007A42F1" w:rsidP="007A42F1">
            <w:pPr>
              <w:pStyle w:val="5x6cell"/>
              <w:widowControl/>
              <w:numPr>
                <w:ilvl w:val="0"/>
                <w:numId w:val="23"/>
              </w:numPr>
              <w:spacing w:before="0" w:after="0"/>
              <w:jc w:val="center"/>
            </w:pPr>
          </w:p>
        </w:tc>
        <w:tc>
          <w:tcPr>
            <w:tcW w:w="3731" w:type="dxa"/>
          </w:tcPr>
          <w:p w14:paraId="38745614" w14:textId="77777777" w:rsidR="007A42F1" w:rsidRPr="0099087A" w:rsidRDefault="007A42F1" w:rsidP="00457805">
            <w:pPr>
              <w:spacing w:after="60" w:line="240" w:lineRule="auto"/>
              <w:rPr>
                <w:rFonts w:ascii="Times New Roman" w:hAnsi="Times New Roman" w:cs="Times New Roman"/>
                <w:sz w:val="20"/>
                <w:szCs w:val="20"/>
              </w:rPr>
            </w:pPr>
            <w:r w:rsidRPr="0099087A">
              <w:rPr>
                <w:rFonts w:ascii="Times New Roman" w:hAnsi="Times New Roman" w:cs="Times New Roman"/>
                <w:sz w:val="20"/>
                <w:szCs w:val="20"/>
              </w:rPr>
              <w:t>Boot up the analyzer and allow initialization.</w:t>
            </w:r>
          </w:p>
        </w:tc>
        <w:tc>
          <w:tcPr>
            <w:tcW w:w="4263" w:type="dxa"/>
          </w:tcPr>
          <w:p w14:paraId="38745615" w14:textId="77777777" w:rsidR="007A42F1" w:rsidRDefault="007A42F1" w:rsidP="00457805">
            <w:pPr>
              <w:pStyle w:val="List1"/>
              <w:numPr>
                <w:ilvl w:val="0"/>
                <w:numId w:val="0"/>
              </w:numPr>
            </w:pPr>
            <w:r>
              <w:rPr>
                <w:u w:val="single"/>
              </w:rPr>
              <w:t>Visual:</w:t>
            </w:r>
            <w:r>
              <w:t xml:space="preserve"> </w:t>
            </w:r>
          </w:p>
          <w:p w14:paraId="38745616" w14:textId="77777777" w:rsidR="007A42F1" w:rsidRPr="0099087A" w:rsidRDefault="007A42F1" w:rsidP="00457805">
            <w:pPr>
              <w:pStyle w:val="List1"/>
              <w:numPr>
                <w:ilvl w:val="0"/>
                <w:numId w:val="0"/>
              </w:numPr>
            </w:pPr>
            <w:r>
              <w:t xml:space="preserve">System Status Legend changes from ‘Initializing’ to ‘Ready’. </w:t>
            </w:r>
          </w:p>
        </w:tc>
        <w:tc>
          <w:tcPr>
            <w:tcW w:w="4212" w:type="dxa"/>
          </w:tcPr>
          <w:p w14:paraId="38745617" w14:textId="77777777" w:rsidR="007A42F1" w:rsidRPr="0099087A" w:rsidRDefault="007A42F1" w:rsidP="00457805">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618" w14:textId="77777777" w:rsidR="007A42F1" w:rsidRDefault="007A42F1" w:rsidP="00457805">
            <w:pPr>
              <w:ind w:firstLine="720"/>
              <w:rPr>
                <w:rFonts w:ascii="Calibri" w:eastAsia="Calibri" w:hAnsi="Calibri" w:cs="Times New Roman"/>
              </w:rPr>
            </w:pPr>
          </w:p>
        </w:tc>
        <w:tc>
          <w:tcPr>
            <w:tcW w:w="861" w:type="dxa"/>
          </w:tcPr>
          <w:p w14:paraId="38745619" w14:textId="77777777" w:rsidR="007A42F1" w:rsidRDefault="007A42F1" w:rsidP="00457805">
            <w:pPr>
              <w:pStyle w:val="5x6cell"/>
              <w:widowControl/>
              <w:numPr>
                <w:ilvl w:val="12"/>
                <w:numId w:val="0"/>
              </w:numPr>
              <w:spacing w:before="0" w:after="0"/>
              <w:rPr>
                <w:iCs/>
              </w:rPr>
            </w:pPr>
          </w:p>
        </w:tc>
      </w:tr>
      <w:tr w:rsidR="007A42F1" w14:paraId="38745622" w14:textId="77777777" w:rsidTr="000C107C">
        <w:trPr>
          <w:cantSplit/>
          <w:trHeight w:val="1218"/>
          <w:jc w:val="center"/>
        </w:trPr>
        <w:tc>
          <w:tcPr>
            <w:tcW w:w="852" w:type="dxa"/>
          </w:tcPr>
          <w:p w14:paraId="3874561B" w14:textId="77777777" w:rsidR="007A42F1" w:rsidRDefault="007A42F1" w:rsidP="007A42F1">
            <w:pPr>
              <w:pStyle w:val="5x6cell"/>
              <w:widowControl/>
              <w:numPr>
                <w:ilvl w:val="0"/>
                <w:numId w:val="23"/>
              </w:numPr>
              <w:spacing w:before="0" w:after="0"/>
              <w:jc w:val="center"/>
            </w:pPr>
          </w:p>
        </w:tc>
        <w:tc>
          <w:tcPr>
            <w:tcW w:w="3731" w:type="dxa"/>
          </w:tcPr>
          <w:p w14:paraId="3874561C" w14:textId="77777777" w:rsidR="007A42F1" w:rsidRDefault="007A42F1" w:rsidP="00457805">
            <w:pPr>
              <w:pStyle w:val="5x6cell"/>
              <w:widowControl/>
              <w:spacing w:before="0" w:after="0"/>
            </w:pPr>
            <w:r>
              <w:t>On the Emulation Page of the analyzer enable simulation of all subsystems except the Primary, Secondary, and Reference Metering subsystems.</w:t>
            </w:r>
          </w:p>
        </w:tc>
        <w:tc>
          <w:tcPr>
            <w:tcW w:w="4263" w:type="dxa"/>
          </w:tcPr>
          <w:p w14:paraId="3874561D" w14:textId="77777777" w:rsidR="007A42F1" w:rsidRDefault="007A42F1" w:rsidP="00457805">
            <w:pPr>
              <w:pStyle w:val="List1"/>
              <w:numPr>
                <w:ilvl w:val="0"/>
                <w:numId w:val="0"/>
              </w:numPr>
              <w:rPr>
                <w:u w:val="single"/>
              </w:rPr>
            </w:pPr>
            <w:r>
              <w:rPr>
                <w:u w:val="single"/>
              </w:rPr>
              <w:t>Visual:</w:t>
            </w:r>
          </w:p>
          <w:p w14:paraId="3874561E" w14:textId="77777777" w:rsidR="007A42F1" w:rsidRDefault="007A42F1" w:rsidP="00457805">
            <w:pPr>
              <w:pStyle w:val="List1"/>
              <w:numPr>
                <w:ilvl w:val="0"/>
                <w:numId w:val="0"/>
              </w:numPr>
              <w:rPr>
                <w:u w:val="single"/>
              </w:rPr>
            </w:pPr>
            <w:r>
              <w:t>Check box Icon shows as simulated except for Primary, Secondary and Reference metering.</w:t>
            </w:r>
          </w:p>
        </w:tc>
        <w:tc>
          <w:tcPr>
            <w:tcW w:w="4212" w:type="dxa"/>
          </w:tcPr>
          <w:p w14:paraId="3874561F" w14:textId="77777777" w:rsidR="007A42F1" w:rsidRPr="0099087A" w:rsidRDefault="007A42F1" w:rsidP="00457805">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620" w14:textId="77777777" w:rsidR="007A42F1" w:rsidRDefault="007A42F1" w:rsidP="00457805">
            <w:pPr>
              <w:ind w:firstLine="720"/>
              <w:rPr>
                <w:rFonts w:ascii="Calibri" w:eastAsia="Calibri" w:hAnsi="Calibri" w:cs="Times New Roman"/>
              </w:rPr>
            </w:pPr>
          </w:p>
        </w:tc>
        <w:tc>
          <w:tcPr>
            <w:tcW w:w="861" w:type="dxa"/>
          </w:tcPr>
          <w:p w14:paraId="38745621" w14:textId="77777777" w:rsidR="007A42F1" w:rsidRDefault="007A42F1" w:rsidP="00457805">
            <w:pPr>
              <w:pStyle w:val="5x6cell"/>
              <w:widowControl/>
              <w:numPr>
                <w:ilvl w:val="12"/>
                <w:numId w:val="0"/>
              </w:numPr>
              <w:spacing w:before="0" w:after="0"/>
              <w:rPr>
                <w:iCs/>
              </w:rPr>
            </w:pPr>
          </w:p>
        </w:tc>
      </w:tr>
      <w:tr w:rsidR="007A42F1" w14:paraId="38745629" w14:textId="77777777" w:rsidTr="000C107C">
        <w:trPr>
          <w:cantSplit/>
          <w:trHeight w:val="1218"/>
          <w:jc w:val="center"/>
        </w:trPr>
        <w:tc>
          <w:tcPr>
            <w:tcW w:w="852" w:type="dxa"/>
          </w:tcPr>
          <w:p w14:paraId="38745623" w14:textId="77777777" w:rsidR="007A42F1" w:rsidRDefault="007A42F1" w:rsidP="007A42F1">
            <w:pPr>
              <w:pStyle w:val="5x6cell"/>
              <w:widowControl/>
              <w:numPr>
                <w:ilvl w:val="0"/>
                <w:numId w:val="23"/>
              </w:numPr>
              <w:spacing w:before="0" w:after="0"/>
              <w:jc w:val="center"/>
            </w:pPr>
          </w:p>
        </w:tc>
        <w:tc>
          <w:tcPr>
            <w:tcW w:w="3731" w:type="dxa"/>
          </w:tcPr>
          <w:p w14:paraId="38745624" w14:textId="77777777" w:rsidR="007A42F1" w:rsidRDefault="007A42F1" w:rsidP="00457805">
            <w:pPr>
              <w:spacing w:after="60" w:line="240" w:lineRule="auto"/>
              <w:rPr>
                <w:rFonts w:ascii="Times New Roman" w:hAnsi="Times New Roman" w:cs="Times New Roman"/>
                <w:sz w:val="20"/>
                <w:szCs w:val="20"/>
              </w:rPr>
            </w:pPr>
            <w:r>
              <w:rPr>
                <w:rFonts w:ascii="Times New Roman" w:hAnsi="Times New Roman" w:cs="Times New Roman"/>
                <w:sz w:val="20"/>
                <w:szCs w:val="20"/>
              </w:rPr>
              <w:t>Cycle the Emulator  log file with the following command</w:t>
            </w:r>
          </w:p>
          <w:p w14:paraId="38745625" w14:textId="77777777" w:rsidR="007A42F1" w:rsidRDefault="007A42F1" w:rsidP="00457805">
            <w:pPr>
              <w:spacing w:after="60" w:line="240" w:lineRule="auto"/>
              <w:ind w:left="720"/>
              <w:rPr>
                <w:rFonts w:ascii="Times New Roman" w:hAnsi="Times New Roman" w:cs="Times New Roman"/>
                <w:sz w:val="20"/>
                <w:szCs w:val="20"/>
              </w:rPr>
            </w:pPr>
            <w:r>
              <w:rPr>
                <w:rFonts w:ascii="Times New Roman" w:hAnsi="Times New Roman" w:cs="Times New Roman"/>
                <w:sz w:val="20"/>
                <w:szCs w:val="20"/>
              </w:rPr>
              <w:t>senddebug –w –f emulator</w:t>
            </w:r>
          </w:p>
        </w:tc>
        <w:tc>
          <w:tcPr>
            <w:tcW w:w="4263" w:type="dxa"/>
          </w:tcPr>
          <w:p w14:paraId="38745626" w14:textId="77777777" w:rsidR="007A42F1" w:rsidRPr="00DA3C4C" w:rsidRDefault="007A42F1" w:rsidP="00457805">
            <w:pPr>
              <w:pStyle w:val="List1"/>
              <w:numPr>
                <w:ilvl w:val="0"/>
                <w:numId w:val="0"/>
              </w:numPr>
            </w:pPr>
            <w:r>
              <w:t>The current Emulator log in /oasis/workfiles/datalog/sw_dev increments to the next highest numeric suffix</w:t>
            </w:r>
          </w:p>
        </w:tc>
        <w:tc>
          <w:tcPr>
            <w:tcW w:w="4212" w:type="dxa"/>
          </w:tcPr>
          <w:p w14:paraId="38745627" w14:textId="77777777" w:rsidR="007A42F1" w:rsidRPr="0099087A" w:rsidRDefault="007A42F1" w:rsidP="00457805">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861" w:type="dxa"/>
          </w:tcPr>
          <w:p w14:paraId="38745628" w14:textId="77777777" w:rsidR="007A42F1" w:rsidRDefault="007A42F1" w:rsidP="00457805">
            <w:pPr>
              <w:pStyle w:val="5x6cell"/>
              <w:widowControl/>
              <w:numPr>
                <w:ilvl w:val="12"/>
                <w:numId w:val="0"/>
              </w:numPr>
              <w:spacing w:before="0" w:after="0"/>
              <w:rPr>
                <w:iCs/>
              </w:rPr>
            </w:pPr>
          </w:p>
        </w:tc>
      </w:tr>
      <w:tr w:rsidR="007A42F1" w14:paraId="38745632" w14:textId="77777777" w:rsidTr="000C107C">
        <w:trPr>
          <w:cantSplit/>
          <w:trHeight w:val="1218"/>
          <w:jc w:val="center"/>
        </w:trPr>
        <w:tc>
          <w:tcPr>
            <w:tcW w:w="852" w:type="dxa"/>
          </w:tcPr>
          <w:p w14:paraId="3874562A" w14:textId="77777777" w:rsidR="007A42F1" w:rsidRDefault="007A42F1" w:rsidP="007A42F1">
            <w:pPr>
              <w:pStyle w:val="5x6cell"/>
              <w:widowControl/>
              <w:numPr>
                <w:ilvl w:val="0"/>
                <w:numId w:val="23"/>
              </w:numPr>
              <w:spacing w:before="0" w:after="0"/>
              <w:jc w:val="center"/>
            </w:pPr>
          </w:p>
        </w:tc>
        <w:tc>
          <w:tcPr>
            <w:tcW w:w="3731" w:type="dxa"/>
          </w:tcPr>
          <w:p w14:paraId="3874562B" w14:textId="77777777" w:rsidR="007A42F1" w:rsidRDefault="007A42F1" w:rsidP="00457805">
            <w:pPr>
              <w:spacing w:after="60" w:line="240" w:lineRule="auto"/>
              <w:rPr>
                <w:rFonts w:ascii="Times New Roman" w:hAnsi="Times New Roman" w:cs="Times New Roman"/>
                <w:sz w:val="20"/>
                <w:szCs w:val="20"/>
              </w:rPr>
            </w:pPr>
            <w:r>
              <w:rPr>
                <w:rFonts w:ascii="Times New Roman" w:hAnsi="Times New Roman" w:cs="Times New Roman"/>
                <w:sz w:val="20"/>
                <w:szCs w:val="20"/>
              </w:rPr>
              <w:t>Prepare tcpdump for capture</w:t>
            </w:r>
          </w:p>
          <w:p w14:paraId="3874562C" w14:textId="77777777" w:rsidR="007A42F1" w:rsidRDefault="007A42F1" w:rsidP="00457805">
            <w:pPr>
              <w:pStyle w:val="ListParagraph"/>
              <w:numPr>
                <w:ilvl w:val="0"/>
                <w:numId w:val="17"/>
              </w:numPr>
              <w:spacing w:after="60" w:line="240" w:lineRule="auto"/>
              <w:rPr>
                <w:rFonts w:ascii="Times New Roman" w:hAnsi="Times New Roman" w:cs="Times New Roman"/>
                <w:sz w:val="20"/>
                <w:szCs w:val="20"/>
              </w:rPr>
            </w:pPr>
            <w:r>
              <w:rPr>
                <w:rFonts w:ascii="Times New Roman" w:hAnsi="Times New Roman" w:cs="Times New Roman"/>
                <w:sz w:val="20"/>
                <w:szCs w:val="20"/>
              </w:rPr>
              <w:t>Enter ‘export SOCK=/srme’ at a QNX command shell prompt.</w:t>
            </w:r>
          </w:p>
          <w:p w14:paraId="3874562D" w14:textId="77777777" w:rsidR="00B35A5C" w:rsidRDefault="00B35A5C" w:rsidP="00B35A5C">
            <w:pPr>
              <w:pStyle w:val="ListParagraph"/>
              <w:spacing w:after="60" w:line="240" w:lineRule="auto"/>
              <w:rPr>
                <w:rFonts w:ascii="Times New Roman" w:hAnsi="Times New Roman" w:cs="Times New Roman"/>
                <w:sz w:val="20"/>
                <w:szCs w:val="20"/>
              </w:rPr>
            </w:pPr>
          </w:p>
          <w:p w14:paraId="3874562E" w14:textId="77777777" w:rsidR="007A42F1" w:rsidRPr="00372618" w:rsidRDefault="007A42F1" w:rsidP="00457805">
            <w:pPr>
              <w:pStyle w:val="ListParagraph"/>
              <w:numPr>
                <w:ilvl w:val="0"/>
                <w:numId w:val="17"/>
              </w:numPr>
              <w:spacing w:after="60" w:line="240" w:lineRule="auto"/>
              <w:rPr>
                <w:rFonts w:ascii="Times New Roman" w:hAnsi="Times New Roman" w:cs="Times New Roman"/>
                <w:sz w:val="20"/>
                <w:szCs w:val="20"/>
              </w:rPr>
            </w:pPr>
            <w:r>
              <w:rPr>
                <w:rFonts w:ascii="Times New Roman" w:hAnsi="Times New Roman" w:cs="Times New Roman"/>
                <w:sz w:val="20"/>
                <w:szCs w:val="20"/>
              </w:rPr>
              <w:t>cd to the /</w:t>
            </w:r>
            <w:proofErr w:type="spellStart"/>
            <w:r>
              <w:rPr>
                <w:rFonts w:ascii="Times New Roman" w:hAnsi="Times New Roman" w:cs="Times New Roman"/>
                <w:sz w:val="20"/>
                <w:szCs w:val="20"/>
              </w:rPr>
              <w:t>tmp</w:t>
            </w:r>
            <w:proofErr w:type="spellEnd"/>
            <w:r>
              <w:rPr>
                <w:rFonts w:ascii="Times New Roman" w:hAnsi="Times New Roman" w:cs="Times New Roman"/>
                <w:sz w:val="20"/>
                <w:szCs w:val="20"/>
              </w:rPr>
              <w:t xml:space="preserve"> directory with ‘cd /</w:t>
            </w:r>
            <w:proofErr w:type="spellStart"/>
            <w:r>
              <w:rPr>
                <w:rFonts w:ascii="Times New Roman" w:hAnsi="Times New Roman" w:cs="Times New Roman"/>
                <w:sz w:val="20"/>
                <w:szCs w:val="20"/>
              </w:rPr>
              <w:t>tmp</w:t>
            </w:r>
            <w:proofErr w:type="spellEnd"/>
            <w:r>
              <w:rPr>
                <w:rFonts w:ascii="Times New Roman" w:hAnsi="Times New Roman" w:cs="Times New Roman"/>
                <w:sz w:val="20"/>
                <w:szCs w:val="20"/>
              </w:rPr>
              <w:t>’ command.</w:t>
            </w:r>
          </w:p>
        </w:tc>
        <w:tc>
          <w:tcPr>
            <w:tcW w:w="4263" w:type="dxa"/>
          </w:tcPr>
          <w:p w14:paraId="3874562F" w14:textId="77777777" w:rsidR="007A42F1" w:rsidRPr="00DA3C4C" w:rsidRDefault="007A42F1" w:rsidP="00457805">
            <w:pPr>
              <w:pStyle w:val="List1"/>
              <w:numPr>
                <w:ilvl w:val="0"/>
                <w:numId w:val="0"/>
              </w:numPr>
            </w:pPr>
            <w:r w:rsidRPr="00DA3C4C">
              <w:t>NA</w:t>
            </w:r>
          </w:p>
        </w:tc>
        <w:tc>
          <w:tcPr>
            <w:tcW w:w="4212" w:type="dxa"/>
          </w:tcPr>
          <w:p w14:paraId="38745630" w14:textId="77777777" w:rsidR="007A42F1" w:rsidRPr="0099087A" w:rsidRDefault="007A42F1" w:rsidP="00457805">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861" w:type="dxa"/>
          </w:tcPr>
          <w:p w14:paraId="38745631" w14:textId="77777777" w:rsidR="007A42F1" w:rsidRDefault="007A42F1" w:rsidP="00457805">
            <w:pPr>
              <w:pStyle w:val="5x6cell"/>
              <w:widowControl/>
              <w:numPr>
                <w:ilvl w:val="12"/>
                <w:numId w:val="0"/>
              </w:numPr>
              <w:spacing w:before="0" w:after="0"/>
              <w:rPr>
                <w:iCs/>
              </w:rPr>
            </w:pPr>
          </w:p>
        </w:tc>
      </w:tr>
      <w:tr w:rsidR="007A42F1" w14:paraId="38745645" w14:textId="77777777" w:rsidTr="000C107C">
        <w:trPr>
          <w:cantSplit/>
          <w:trHeight w:val="1218"/>
          <w:jc w:val="center"/>
        </w:trPr>
        <w:tc>
          <w:tcPr>
            <w:tcW w:w="852" w:type="dxa"/>
          </w:tcPr>
          <w:p w14:paraId="38745633" w14:textId="77777777" w:rsidR="007A42F1" w:rsidRDefault="007A42F1" w:rsidP="007A42F1">
            <w:pPr>
              <w:pStyle w:val="5x6cell"/>
              <w:widowControl/>
              <w:numPr>
                <w:ilvl w:val="0"/>
                <w:numId w:val="23"/>
              </w:numPr>
              <w:spacing w:before="0" w:after="0"/>
              <w:jc w:val="center"/>
            </w:pPr>
          </w:p>
        </w:tc>
        <w:tc>
          <w:tcPr>
            <w:tcW w:w="3731" w:type="dxa"/>
          </w:tcPr>
          <w:p w14:paraId="38745634" w14:textId="77777777" w:rsidR="007A42F1" w:rsidRDefault="007A42F1" w:rsidP="00457805">
            <w:p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Launch the ‘tcpdump’ application with the following command line. </w:t>
            </w:r>
          </w:p>
          <w:p w14:paraId="38745635" w14:textId="77777777" w:rsidR="007A42F1" w:rsidRDefault="007A42F1" w:rsidP="00457805">
            <w:pPr>
              <w:spacing w:after="60" w:line="240" w:lineRule="auto"/>
              <w:rPr>
                <w:rFonts w:ascii="Times New Roman" w:hAnsi="Times New Roman" w:cs="Times New Roman"/>
                <w:i/>
                <w:sz w:val="20"/>
                <w:szCs w:val="20"/>
              </w:rPr>
            </w:pPr>
            <w:r w:rsidRPr="0099087A">
              <w:rPr>
                <w:rFonts w:ascii="Times New Roman" w:hAnsi="Times New Roman" w:cs="Times New Roman"/>
                <w:sz w:val="20"/>
                <w:szCs w:val="20"/>
              </w:rPr>
              <w:t xml:space="preserve"> </w:t>
            </w:r>
            <w:r>
              <w:rPr>
                <w:rFonts w:ascii="Times New Roman" w:hAnsi="Times New Roman" w:cs="Times New Roman"/>
                <w:sz w:val="20"/>
                <w:szCs w:val="20"/>
              </w:rPr>
              <w:t>nice –n -10 /</w:t>
            </w:r>
            <w:proofErr w:type="spellStart"/>
            <w:r>
              <w:rPr>
                <w:rFonts w:ascii="Times New Roman" w:hAnsi="Times New Roman" w:cs="Times New Roman"/>
                <w:sz w:val="20"/>
                <w:szCs w:val="20"/>
              </w:rPr>
              <w:t>usr</w:t>
            </w:r>
            <w:proofErr w:type="spellEnd"/>
            <w:r>
              <w:rPr>
                <w:rFonts w:ascii="Times New Roman" w:hAnsi="Times New Roman" w:cs="Times New Roman"/>
                <w:sz w:val="20"/>
                <w:szCs w:val="20"/>
              </w:rPr>
              <w:t>/local/service/</w:t>
            </w:r>
            <w:proofErr w:type="spellStart"/>
            <w:r>
              <w:rPr>
                <w:rFonts w:ascii="Times New Roman" w:hAnsi="Times New Roman" w:cs="Times New Roman"/>
                <w:sz w:val="20"/>
                <w:szCs w:val="20"/>
              </w:rPr>
              <w:t>tcpdump</w:t>
            </w:r>
            <w:proofErr w:type="spellEnd"/>
            <w:r>
              <w:rPr>
                <w:rFonts w:ascii="Times New Roman" w:hAnsi="Times New Roman" w:cs="Times New Roman"/>
                <w:sz w:val="20"/>
                <w:szCs w:val="20"/>
              </w:rPr>
              <w:t xml:space="preserve"> –n –s 1000 –w </w:t>
            </w:r>
            <w:r w:rsidRPr="00FC1534">
              <w:rPr>
                <w:rFonts w:ascii="Times New Roman" w:hAnsi="Times New Roman" w:cs="Times New Roman"/>
                <w:i/>
                <w:sz w:val="20"/>
                <w:szCs w:val="20"/>
              </w:rPr>
              <w:t>‘</w:t>
            </w:r>
            <w:proofErr w:type="spellStart"/>
            <w:r>
              <w:rPr>
                <w:rFonts w:ascii="Times New Roman" w:hAnsi="Times New Roman" w:cs="Times New Roman"/>
                <w:i/>
                <w:sz w:val="20"/>
                <w:szCs w:val="20"/>
              </w:rPr>
              <w:t>yourFileN</w:t>
            </w:r>
            <w:r w:rsidRPr="00FC1534">
              <w:rPr>
                <w:rFonts w:ascii="Times New Roman" w:hAnsi="Times New Roman" w:cs="Times New Roman"/>
                <w:i/>
                <w:sz w:val="20"/>
                <w:szCs w:val="20"/>
              </w:rPr>
              <w:t>ame.pcap</w:t>
            </w:r>
            <w:proofErr w:type="spellEnd"/>
            <w:r w:rsidRPr="00FC1534">
              <w:rPr>
                <w:rFonts w:ascii="Times New Roman" w:hAnsi="Times New Roman" w:cs="Times New Roman"/>
                <w:i/>
                <w:sz w:val="20"/>
                <w:szCs w:val="20"/>
              </w:rPr>
              <w:t>’</w:t>
            </w:r>
          </w:p>
          <w:p w14:paraId="38745636" w14:textId="77777777" w:rsidR="007A42F1" w:rsidRDefault="007A42F1" w:rsidP="00457805">
            <w:pPr>
              <w:spacing w:after="60" w:line="240" w:lineRule="auto"/>
              <w:rPr>
                <w:rFonts w:ascii="Times New Roman" w:hAnsi="Times New Roman" w:cs="Times New Roman"/>
                <w:sz w:val="20"/>
                <w:szCs w:val="20"/>
              </w:rPr>
            </w:pPr>
          </w:p>
          <w:p w14:paraId="38745637" w14:textId="77777777" w:rsidR="007A42F1" w:rsidRDefault="007A42F1" w:rsidP="00457805">
            <w:pPr>
              <w:spacing w:after="60" w:line="240" w:lineRule="auto"/>
              <w:rPr>
                <w:rFonts w:ascii="Times New Roman" w:hAnsi="Times New Roman" w:cs="Times New Roman"/>
                <w:sz w:val="20"/>
                <w:szCs w:val="20"/>
              </w:rPr>
            </w:pPr>
            <w:r>
              <w:rPr>
                <w:rFonts w:ascii="Times New Roman" w:hAnsi="Times New Roman" w:cs="Times New Roman"/>
                <w:sz w:val="20"/>
                <w:szCs w:val="20"/>
              </w:rPr>
              <w:t>Parameter Details:</w:t>
            </w:r>
          </w:p>
          <w:p w14:paraId="38745638" w14:textId="77777777" w:rsidR="007A42F1" w:rsidRDefault="007A42F1" w:rsidP="00457805">
            <w:pPr>
              <w:pStyle w:val="ListParagraph"/>
              <w:numPr>
                <w:ilvl w:val="0"/>
                <w:numId w:val="18"/>
              </w:numPr>
              <w:spacing w:after="60" w:line="240" w:lineRule="auto"/>
              <w:rPr>
                <w:rFonts w:ascii="Times New Roman" w:hAnsi="Times New Roman" w:cs="Times New Roman"/>
                <w:sz w:val="20"/>
                <w:szCs w:val="20"/>
              </w:rPr>
            </w:pPr>
            <w:r w:rsidRPr="00FC1534">
              <w:rPr>
                <w:rFonts w:ascii="Times New Roman" w:hAnsi="Times New Roman" w:cs="Times New Roman"/>
                <w:sz w:val="20"/>
                <w:szCs w:val="20"/>
              </w:rPr>
              <w:t xml:space="preserve">nice –n </w:t>
            </w:r>
            <w:proofErr w:type="gramStart"/>
            <w:r w:rsidRPr="00FC1534">
              <w:rPr>
                <w:rFonts w:ascii="Times New Roman" w:hAnsi="Times New Roman" w:cs="Times New Roman"/>
                <w:sz w:val="20"/>
                <w:szCs w:val="20"/>
              </w:rPr>
              <w:t xml:space="preserve">10 </w:t>
            </w:r>
            <w:r w:rsidR="00B35A5C">
              <w:rPr>
                <w:rFonts w:ascii="Times New Roman" w:hAnsi="Times New Roman" w:cs="Times New Roman"/>
                <w:sz w:val="20"/>
                <w:szCs w:val="20"/>
              </w:rPr>
              <w:t>,</w:t>
            </w:r>
            <w:proofErr w:type="gramEnd"/>
            <w:r w:rsidR="00B35A5C">
              <w:rPr>
                <w:rFonts w:ascii="Times New Roman" w:hAnsi="Times New Roman" w:cs="Times New Roman"/>
                <w:sz w:val="20"/>
                <w:szCs w:val="20"/>
              </w:rPr>
              <w:t xml:space="preserve"> </w:t>
            </w:r>
            <w:r w:rsidRPr="00FC1534">
              <w:rPr>
                <w:rFonts w:ascii="Times New Roman" w:hAnsi="Times New Roman" w:cs="Times New Roman"/>
                <w:sz w:val="20"/>
                <w:szCs w:val="20"/>
              </w:rPr>
              <w:t xml:space="preserve">raises the </w:t>
            </w:r>
            <w:r>
              <w:rPr>
                <w:rFonts w:ascii="Times New Roman" w:hAnsi="Times New Roman" w:cs="Times New Roman"/>
                <w:sz w:val="20"/>
                <w:szCs w:val="20"/>
              </w:rPr>
              <w:t xml:space="preserve">execution process priority of </w:t>
            </w:r>
            <w:r w:rsidRPr="00FC1534">
              <w:rPr>
                <w:rFonts w:ascii="Times New Roman" w:hAnsi="Times New Roman" w:cs="Times New Roman"/>
                <w:sz w:val="20"/>
                <w:szCs w:val="20"/>
              </w:rPr>
              <w:t>tcpdump as it runs</w:t>
            </w:r>
            <w:r>
              <w:rPr>
                <w:rFonts w:ascii="Times New Roman" w:hAnsi="Times New Roman" w:cs="Times New Roman"/>
                <w:sz w:val="20"/>
                <w:szCs w:val="20"/>
              </w:rPr>
              <w:t xml:space="preserve"> to 20</w:t>
            </w:r>
            <w:r w:rsidRPr="00FC1534">
              <w:rPr>
                <w:rFonts w:ascii="Times New Roman" w:hAnsi="Times New Roman" w:cs="Times New Roman"/>
                <w:sz w:val="20"/>
                <w:szCs w:val="20"/>
              </w:rPr>
              <w:t>.</w:t>
            </w:r>
          </w:p>
          <w:p w14:paraId="38745639" w14:textId="77777777" w:rsidR="007A42F1" w:rsidRDefault="007A42F1" w:rsidP="00457805">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-n, suppresses </w:t>
            </w:r>
            <w:r w:rsidR="0040291D">
              <w:rPr>
                <w:rFonts w:ascii="Times New Roman" w:hAnsi="Times New Roman" w:cs="Times New Roman"/>
                <w:sz w:val="20"/>
                <w:szCs w:val="20"/>
              </w:rPr>
              <w:t>IP name</w:t>
            </w:r>
            <w:r>
              <w:rPr>
                <w:rFonts w:ascii="Times New Roman" w:hAnsi="Times New Roman" w:cs="Times New Roman"/>
                <w:sz w:val="20"/>
                <w:szCs w:val="20"/>
              </w:rPr>
              <w:t xml:space="preserve"> resolution which is expensive cpu wise.</w:t>
            </w:r>
          </w:p>
          <w:p w14:paraId="3874563A" w14:textId="77777777" w:rsidR="007A42F1" w:rsidRDefault="007A42F1" w:rsidP="00457805">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-s, sets the packet byte length to be captured per message</w:t>
            </w:r>
          </w:p>
          <w:p w14:paraId="3874563B" w14:textId="77777777" w:rsidR="007A42F1" w:rsidRPr="00FC1534" w:rsidRDefault="007A42F1" w:rsidP="00457805">
            <w:pPr>
              <w:pStyle w:val="ListParagraph"/>
              <w:numPr>
                <w:ilvl w:val="0"/>
                <w:numId w:val="18"/>
              </w:numPr>
              <w:spacing w:after="60" w:line="240" w:lineRule="auto"/>
              <w:rPr>
                <w:rFonts w:ascii="Times New Roman" w:hAnsi="Times New Roman" w:cs="Times New Roman"/>
                <w:sz w:val="20"/>
                <w:szCs w:val="20"/>
              </w:rPr>
            </w:pPr>
            <w:r>
              <w:rPr>
                <w:rFonts w:ascii="Times New Roman" w:hAnsi="Times New Roman" w:cs="Times New Roman"/>
                <w:sz w:val="20"/>
                <w:szCs w:val="20"/>
              </w:rPr>
              <w:t xml:space="preserve">-w, commits the captured data to ‘pcap’ file for later analysis. </w:t>
            </w:r>
          </w:p>
        </w:tc>
        <w:tc>
          <w:tcPr>
            <w:tcW w:w="4263" w:type="dxa"/>
          </w:tcPr>
          <w:p w14:paraId="3874563C" w14:textId="77777777" w:rsidR="007A42F1" w:rsidRDefault="007A42F1" w:rsidP="00457805">
            <w:pPr>
              <w:pStyle w:val="List1"/>
              <w:numPr>
                <w:ilvl w:val="0"/>
                <w:numId w:val="0"/>
              </w:numPr>
              <w:rPr>
                <w:u w:val="single"/>
              </w:rPr>
            </w:pPr>
            <w:r>
              <w:rPr>
                <w:u w:val="single"/>
              </w:rPr>
              <w:t>Visual:</w:t>
            </w:r>
          </w:p>
          <w:p w14:paraId="3874563D" w14:textId="77777777" w:rsidR="007A42F1" w:rsidRDefault="007A42F1" w:rsidP="00457805">
            <w:pPr>
              <w:pStyle w:val="List1"/>
              <w:numPr>
                <w:ilvl w:val="0"/>
                <w:numId w:val="0"/>
              </w:numPr>
            </w:pPr>
            <w:r>
              <w:t>The following appears at the command prompt.</w:t>
            </w:r>
          </w:p>
          <w:p w14:paraId="3874563E" w14:textId="77777777" w:rsidR="007A42F1" w:rsidRPr="007C26FA" w:rsidRDefault="007A42F1" w:rsidP="00457805">
            <w:pPr>
              <w:autoSpaceDE w:val="0"/>
              <w:autoSpaceDN w:val="0"/>
              <w:adjustRightInd w:val="0"/>
              <w:spacing w:after="0" w:line="240" w:lineRule="auto"/>
              <w:rPr>
                <w:rFonts w:ascii="Lucida Console" w:eastAsia="Times New Roman" w:hAnsi="Lucida Console" w:cs="Lucida Console"/>
                <w:sz w:val="16"/>
                <w:szCs w:val="16"/>
              </w:rPr>
            </w:pPr>
            <w:r>
              <w:t xml:space="preserve"> </w:t>
            </w:r>
            <w:r w:rsidRPr="007C26FA">
              <w:rPr>
                <w:rFonts w:ascii="Lucida Console" w:eastAsia="Times New Roman" w:hAnsi="Lucida Console" w:cs="Lucida Console"/>
                <w:sz w:val="16"/>
                <w:szCs w:val="16"/>
              </w:rPr>
              <w:t>SOCK=/srme</w:t>
            </w:r>
          </w:p>
          <w:p w14:paraId="3874563F" w14:textId="77777777" w:rsidR="007A42F1" w:rsidRPr="007C26FA" w:rsidRDefault="007A42F1" w:rsidP="00457805">
            <w:pPr>
              <w:autoSpaceDE w:val="0"/>
              <w:autoSpaceDN w:val="0"/>
              <w:adjustRightInd w:val="0"/>
              <w:spacing w:after="0" w:line="240" w:lineRule="auto"/>
              <w:rPr>
                <w:rFonts w:ascii="Lucida Console" w:eastAsia="Times New Roman" w:hAnsi="Lucida Console" w:cs="Lucida Console"/>
                <w:sz w:val="16"/>
                <w:szCs w:val="16"/>
              </w:rPr>
            </w:pPr>
            <w:r w:rsidRPr="007C26FA">
              <w:rPr>
                <w:rFonts w:ascii="Lucida Console" w:eastAsia="Times New Roman" w:hAnsi="Lucida Console" w:cs="Lucida Console"/>
                <w:sz w:val="16"/>
                <w:szCs w:val="16"/>
              </w:rPr>
              <w:t>Number of instructions: 1</w:t>
            </w:r>
          </w:p>
          <w:p w14:paraId="38745640" w14:textId="77777777" w:rsidR="007A42F1" w:rsidRPr="007C26FA" w:rsidRDefault="007A42F1" w:rsidP="00457805">
            <w:pPr>
              <w:autoSpaceDE w:val="0"/>
              <w:autoSpaceDN w:val="0"/>
              <w:adjustRightInd w:val="0"/>
              <w:spacing w:after="0" w:line="240" w:lineRule="auto"/>
              <w:rPr>
                <w:rFonts w:ascii="Lucida Console" w:eastAsia="Times New Roman" w:hAnsi="Lucida Console" w:cs="Lucida Console"/>
                <w:sz w:val="16"/>
                <w:szCs w:val="16"/>
              </w:rPr>
            </w:pPr>
            <w:r w:rsidRPr="007C26FA">
              <w:rPr>
                <w:rFonts w:ascii="Lucida Console" w:eastAsia="Times New Roman" w:hAnsi="Lucida Console" w:cs="Lucida Console"/>
                <w:sz w:val="16"/>
                <w:szCs w:val="16"/>
              </w:rPr>
              <w:t>Size of struct bpf_insn: 8</w:t>
            </w:r>
          </w:p>
          <w:p w14:paraId="38745641" w14:textId="77777777" w:rsidR="007A42F1" w:rsidRPr="007C26FA" w:rsidRDefault="007A42F1" w:rsidP="00457805">
            <w:pPr>
              <w:autoSpaceDE w:val="0"/>
              <w:autoSpaceDN w:val="0"/>
              <w:adjustRightInd w:val="0"/>
              <w:spacing w:after="0" w:line="240" w:lineRule="auto"/>
              <w:rPr>
                <w:rFonts w:ascii="Lucida Console" w:eastAsia="Times New Roman" w:hAnsi="Lucida Console" w:cs="Lucida Console"/>
                <w:sz w:val="16"/>
                <w:szCs w:val="16"/>
              </w:rPr>
            </w:pPr>
            <w:r>
              <w:rPr>
                <w:rFonts w:ascii="Lucida Console" w:eastAsia="Times New Roman" w:hAnsi="Lucida Console" w:cs="Lucida Console"/>
                <w:sz w:val="16"/>
                <w:szCs w:val="16"/>
              </w:rPr>
              <w:t>tcpdump</w:t>
            </w:r>
            <w:r w:rsidRPr="007C26FA">
              <w:rPr>
                <w:rFonts w:ascii="Lucida Console" w:eastAsia="Times New Roman" w:hAnsi="Lucida Console" w:cs="Lucida Console"/>
                <w:sz w:val="16"/>
                <w:szCs w:val="16"/>
              </w:rPr>
              <w:t>: listening on en0</w:t>
            </w:r>
          </w:p>
          <w:p w14:paraId="38745642" w14:textId="77777777" w:rsidR="007A42F1" w:rsidRPr="00C40B5C" w:rsidRDefault="007A42F1" w:rsidP="00457805">
            <w:pPr>
              <w:pStyle w:val="List1"/>
              <w:numPr>
                <w:ilvl w:val="0"/>
                <w:numId w:val="0"/>
              </w:numPr>
            </w:pPr>
            <w:r>
              <w:t xml:space="preserve"> </w:t>
            </w:r>
          </w:p>
        </w:tc>
        <w:tc>
          <w:tcPr>
            <w:tcW w:w="4212" w:type="dxa"/>
          </w:tcPr>
          <w:p w14:paraId="38745643" w14:textId="77777777" w:rsidR="007A42F1" w:rsidRPr="00554E01" w:rsidRDefault="007A42F1" w:rsidP="00457805">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861" w:type="dxa"/>
          </w:tcPr>
          <w:p w14:paraId="38745644" w14:textId="77777777" w:rsidR="007A42F1" w:rsidRDefault="007A42F1" w:rsidP="00457805">
            <w:pPr>
              <w:pStyle w:val="5x6cell"/>
              <w:widowControl/>
              <w:numPr>
                <w:ilvl w:val="12"/>
                <w:numId w:val="0"/>
              </w:numPr>
              <w:spacing w:before="0" w:after="0"/>
              <w:rPr>
                <w:iCs/>
              </w:rPr>
            </w:pPr>
          </w:p>
        </w:tc>
      </w:tr>
      <w:tr w:rsidR="00C839A7" w14:paraId="3874564C" w14:textId="77777777" w:rsidTr="0040291D">
        <w:trPr>
          <w:cantSplit/>
          <w:trHeight w:val="957"/>
          <w:jc w:val="center"/>
        </w:trPr>
        <w:tc>
          <w:tcPr>
            <w:tcW w:w="852" w:type="dxa"/>
          </w:tcPr>
          <w:p w14:paraId="38745646" w14:textId="77777777" w:rsidR="008E4620" w:rsidRDefault="008E4620" w:rsidP="007A42F1">
            <w:pPr>
              <w:pStyle w:val="5x6cell"/>
              <w:widowControl/>
              <w:numPr>
                <w:ilvl w:val="0"/>
                <w:numId w:val="23"/>
              </w:numPr>
              <w:spacing w:before="0" w:after="0"/>
              <w:jc w:val="center"/>
            </w:pPr>
          </w:p>
        </w:tc>
        <w:tc>
          <w:tcPr>
            <w:tcW w:w="3731" w:type="dxa"/>
          </w:tcPr>
          <w:p w14:paraId="38745647" w14:textId="77777777" w:rsidR="008E4620" w:rsidRPr="0099087A" w:rsidRDefault="008E4620" w:rsidP="000C107C">
            <w:pPr>
              <w:spacing w:after="60" w:line="240" w:lineRule="auto"/>
              <w:rPr>
                <w:rFonts w:ascii="Times New Roman" w:hAnsi="Times New Roman" w:cs="Times New Roman"/>
                <w:sz w:val="20"/>
                <w:szCs w:val="20"/>
              </w:rPr>
            </w:pPr>
            <w:r w:rsidRPr="0099087A">
              <w:rPr>
                <w:rFonts w:ascii="Times New Roman" w:hAnsi="Times New Roman" w:cs="Times New Roman"/>
                <w:sz w:val="20"/>
                <w:szCs w:val="20"/>
              </w:rPr>
              <w:t>Boot up the analyzer and allow initialization.</w:t>
            </w:r>
          </w:p>
        </w:tc>
        <w:tc>
          <w:tcPr>
            <w:tcW w:w="4263" w:type="dxa"/>
          </w:tcPr>
          <w:p w14:paraId="38745648" w14:textId="77777777" w:rsidR="008E4620" w:rsidRDefault="008E4620" w:rsidP="000C107C">
            <w:pPr>
              <w:pStyle w:val="List1"/>
              <w:numPr>
                <w:ilvl w:val="0"/>
                <w:numId w:val="0"/>
              </w:numPr>
            </w:pPr>
            <w:r>
              <w:rPr>
                <w:u w:val="single"/>
              </w:rPr>
              <w:t>Visual:</w:t>
            </w:r>
            <w:r>
              <w:t xml:space="preserve"> </w:t>
            </w:r>
          </w:p>
          <w:p w14:paraId="38745649" w14:textId="77777777" w:rsidR="008E4620" w:rsidRPr="0099087A" w:rsidRDefault="008E4620" w:rsidP="000C107C">
            <w:pPr>
              <w:pStyle w:val="List1"/>
              <w:numPr>
                <w:ilvl w:val="0"/>
                <w:numId w:val="0"/>
              </w:numPr>
            </w:pPr>
            <w:r>
              <w:t xml:space="preserve">System Status Legend changes from ‘Initializing’ to ‘Ready’. </w:t>
            </w:r>
          </w:p>
        </w:tc>
        <w:tc>
          <w:tcPr>
            <w:tcW w:w="4212" w:type="dxa"/>
          </w:tcPr>
          <w:p w14:paraId="3874564A" w14:textId="77777777" w:rsidR="008E4620" w:rsidRPr="002939B8" w:rsidRDefault="008E4620" w:rsidP="002939B8">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tc>
        <w:tc>
          <w:tcPr>
            <w:tcW w:w="861" w:type="dxa"/>
          </w:tcPr>
          <w:p w14:paraId="3874564B" w14:textId="77777777" w:rsidR="008E4620" w:rsidRDefault="008E4620" w:rsidP="000C107C">
            <w:pPr>
              <w:pStyle w:val="5x6cell"/>
              <w:widowControl/>
              <w:numPr>
                <w:ilvl w:val="12"/>
                <w:numId w:val="0"/>
              </w:numPr>
              <w:spacing w:before="0" w:after="0"/>
              <w:rPr>
                <w:iCs/>
              </w:rPr>
            </w:pPr>
          </w:p>
        </w:tc>
      </w:tr>
      <w:tr w:rsidR="00C839A7" w14:paraId="38745654" w14:textId="77777777" w:rsidTr="0040291D">
        <w:trPr>
          <w:cantSplit/>
          <w:trHeight w:val="885"/>
          <w:jc w:val="center"/>
        </w:trPr>
        <w:tc>
          <w:tcPr>
            <w:tcW w:w="852" w:type="dxa"/>
          </w:tcPr>
          <w:p w14:paraId="3874564D" w14:textId="77777777" w:rsidR="008E4620" w:rsidRDefault="008E4620" w:rsidP="007A42F1">
            <w:pPr>
              <w:pStyle w:val="5x6cell"/>
              <w:widowControl/>
              <w:numPr>
                <w:ilvl w:val="0"/>
                <w:numId w:val="23"/>
              </w:numPr>
              <w:spacing w:before="0" w:after="0"/>
              <w:jc w:val="center"/>
            </w:pPr>
          </w:p>
        </w:tc>
        <w:tc>
          <w:tcPr>
            <w:tcW w:w="3731" w:type="dxa"/>
          </w:tcPr>
          <w:p w14:paraId="3874564E" w14:textId="77777777" w:rsidR="008E4620" w:rsidRDefault="008E4620" w:rsidP="000C107C">
            <w:pPr>
              <w:pStyle w:val="5x6cell"/>
              <w:widowControl/>
              <w:spacing w:before="0" w:after="0"/>
            </w:pPr>
            <w:r>
              <w:t>On the Emulation Page of the analyzer enable simulation of all subsystems except the Primary and Secondary Metering.</w:t>
            </w:r>
          </w:p>
        </w:tc>
        <w:tc>
          <w:tcPr>
            <w:tcW w:w="4263" w:type="dxa"/>
          </w:tcPr>
          <w:p w14:paraId="3874564F" w14:textId="77777777" w:rsidR="008E4620" w:rsidRDefault="002939B8" w:rsidP="000C107C">
            <w:pPr>
              <w:pStyle w:val="List1"/>
              <w:numPr>
                <w:ilvl w:val="0"/>
                <w:numId w:val="0"/>
              </w:numPr>
              <w:rPr>
                <w:u w:val="single"/>
              </w:rPr>
            </w:pPr>
            <w:r>
              <w:rPr>
                <w:u w:val="single"/>
              </w:rPr>
              <w:t>Visual</w:t>
            </w:r>
          </w:p>
          <w:p w14:paraId="38745650" w14:textId="77777777" w:rsidR="008E4620" w:rsidRDefault="008E4620" w:rsidP="000C107C">
            <w:pPr>
              <w:pStyle w:val="List1"/>
              <w:numPr>
                <w:ilvl w:val="0"/>
                <w:numId w:val="0"/>
              </w:numPr>
              <w:rPr>
                <w:u w:val="single"/>
              </w:rPr>
            </w:pPr>
            <w:r>
              <w:t>Check boxes shows as simulated except for primary and secondary metering.</w:t>
            </w:r>
          </w:p>
        </w:tc>
        <w:tc>
          <w:tcPr>
            <w:tcW w:w="4212" w:type="dxa"/>
          </w:tcPr>
          <w:p w14:paraId="38745651" w14:textId="77777777" w:rsidR="008E4620" w:rsidRPr="0099087A" w:rsidRDefault="008E4620"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652" w14:textId="77777777" w:rsidR="008E4620" w:rsidRDefault="008E4620" w:rsidP="000C107C">
            <w:pPr>
              <w:ind w:firstLine="720"/>
              <w:rPr>
                <w:rFonts w:ascii="Calibri" w:eastAsia="Calibri" w:hAnsi="Calibri" w:cs="Times New Roman"/>
              </w:rPr>
            </w:pPr>
          </w:p>
        </w:tc>
        <w:tc>
          <w:tcPr>
            <w:tcW w:w="861" w:type="dxa"/>
          </w:tcPr>
          <w:p w14:paraId="38745653" w14:textId="77777777" w:rsidR="008E4620" w:rsidRDefault="008E4620" w:rsidP="000C107C">
            <w:pPr>
              <w:pStyle w:val="5x6cell"/>
              <w:widowControl/>
              <w:numPr>
                <w:ilvl w:val="12"/>
                <w:numId w:val="0"/>
              </w:numPr>
              <w:spacing w:before="0" w:after="0"/>
              <w:rPr>
                <w:iCs/>
              </w:rPr>
            </w:pPr>
          </w:p>
        </w:tc>
      </w:tr>
      <w:tr w:rsidR="002634B3" w14:paraId="3874565D" w14:textId="77777777" w:rsidTr="00B35A5C">
        <w:trPr>
          <w:cantSplit/>
          <w:trHeight w:val="750"/>
          <w:jc w:val="center"/>
        </w:trPr>
        <w:tc>
          <w:tcPr>
            <w:tcW w:w="852" w:type="dxa"/>
          </w:tcPr>
          <w:p w14:paraId="38745655" w14:textId="77777777" w:rsidR="002634B3" w:rsidRDefault="002634B3" w:rsidP="007A42F1">
            <w:pPr>
              <w:pStyle w:val="5x6cell"/>
              <w:widowControl/>
              <w:numPr>
                <w:ilvl w:val="0"/>
                <w:numId w:val="23"/>
              </w:numPr>
              <w:spacing w:before="0" w:after="0"/>
              <w:jc w:val="center"/>
            </w:pPr>
          </w:p>
        </w:tc>
        <w:tc>
          <w:tcPr>
            <w:tcW w:w="3731" w:type="dxa"/>
          </w:tcPr>
          <w:p w14:paraId="38745656" w14:textId="77777777" w:rsidR="002634B3" w:rsidRDefault="002634B3" w:rsidP="000C107C">
            <w:pPr>
              <w:pStyle w:val="5x6cell"/>
              <w:widowControl/>
              <w:spacing w:before="0" w:after="0"/>
            </w:pPr>
            <w:r>
              <w:t xml:space="preserve">Enable the Stop On Failure checkbox on the Scripting Page Interface.  </w:t>
            </w:r>
          </w:p>
          <w:p w14:paraId="38745657" w14:textId="77777777" w:rsidR="002634B3" w:rsidRDefault="002634B3" w:rsidP="000C107C">
            <w:pPr>
              <w:pStyle w:val="5x6cell"/>
              <w:widowControl/>
              <w:tabs>
                <w:tab w:val="clear" w:pos="0"/>
                <w:tab w:val="clear" w:pos="720"/>
                <w:tab w:val="clear" w:pos="1440"/>
                <w:tab w:val="clear" w:pos="2160"/>
              </w:tabs>
              <w:spacing w:before="0" w:after="0"/>
            </w:pPr>
          </w:p>
        </w:tc>
        <w:tc>
          <w:tcPr>
            <w:tcW w:w="4263" w:type="dxa"/>
          </w:tcPr>
          <w:p w14:paraId="38745658" w14:textId="77777777" w:rsidR="002634B3" w:rsidRDefault="002634B3" w:rsidP="000C107C">
            <w:pPr>
              <w:pStyle w:val="List1"/>
              <w:numPr>
                <w:ilvl w:val="0"/>
                <w:numId w:val="0"/>
              </w:numPr>
              <w:rPr>
                <w:u w:val="single"/>
              </w:rPr>
            </w:pPr>
            <w:r>
              <w:rPr>
                <w:u w:val="single"/>
              </w:rPr>
              <w:t>Visual:</w:t>
            </w:r>
          </w:p>
          <w:p w14:paraId="38745659" w14:textId="77777777" w:rsidR="002634B3" w:rsidRPr="007F3032" w:rsidRDefault="002634B3" w:rsidP="000C107C">
            <w:pPr>
              <w:pStyle w:val="5x6cell"/>
              <w:spacing w:before="0" w:after="0"/>
            </w:pPr>
            <w:r>
              <w:t xml:space="preserve">Check box shows as enabled. </w:t>
            </w:r>
          </w:p>
        </w:tc>
        <w:tc>
          <w:tcPr>
            <w:tcW w:w="4212" w:type="dxa"/>
          </w:tcPr>
          <w:p w14:paraId="3874565A" w14:textId="77777777" w:rsidR="002634B3" w:rsidRPr="0099087A" w:rsidRDefault="002634B3" w:rsidP="00932421">
            <w:pPr>
              <w:numPr>
                <w:ilvl w:val="0"/>
                <w:numId w:val="8"/>
              </w:numPr>
              <w:spacing w:after="0" w:line="240" w:lineRule="auto"/>
              <w:ind w:left="388"/>
              <w:rPr>
                <w:rFonts w:ascii="Times New Roman" w:eastAsia="Calibri" w:hAnsi="Times New Roman" w:cs="Times New Roman"/>
                <w:sz w:val="20"/>
                <w:szCs w:val="20"/>
              </w:rPr>
            </w:pPr>
            <w:r w:rsidRPr="0099087A">
              <w:rPr>
                <w:rFonts w:ascii="Times New Roman" w:eastAsia="Calibri" w:hAnsi="Times New Roman" w:cs="Times New Roman"/>
                <w:sz w:val="20"/>
                <w:szCs w:val="20"/>
              </w:rPr>
              <w:t>As Expected</w:t>
            </w:r>
          </w:p>
          <w:p w14:paraId="3874565B" w14:textId="77777777" w:rsidR="002634B3" w:rsidRDefault="002634B3" w:rsidP="000C107C">
            <w:pPr>
              <w:rPr>
                <w:rFonts w:ascii="Calibri" w:eastAsia="Calibri" w:hAnsi="Calibri" w:cs="Times New Roman"/>
              </w:rPr>
            </w:pPr>
          </w:p>
        </w:tc>
        <w:tc>
          <w:tcPr>
            <w:tcW w:w="861" w:type="dxa"/>
          </w:tcPr>
          <w:p w14:paraId="3874565C" w14:textId="77777777" w:rsidR="002634B3" w:rsidRDefault="002634B3" w:rsidP="000C107C">
            <w:pPr>
              <w:pStyle w:val="5x6cell"/>
              <w:widowControl/>
              <w:numPr>
                <w:ilvl w:val="12"/>
                <w:numId w:val="0"/>
              </w:numPr>
              <w:spacing w:before="0" w:after="0"/>
              <w:rPr>
                <w:iCs/>
              </w:rPr>
            </w:pPr>
          </w:p>
        </w:tc>
      </w:tr>
      <w:tr w:rsidR="002634B3" w14:paraId="38745663" w14:textId="77777777" w:rsidTr="000C107C">
        <w:trPr>
          <w:cantSplit/>
          <w:trHeight w:val="840"/>
          <w:jc w:val="center"/>
        </w:trPr>
        <w:tc>
          <w:tcPr>
            <w:tcW w:w="852" w:type="dxa"/>
          </w:tcPr>
          <w:p w14:paraId="3874565E" w14:textId="77777777" w:rsidR="002634B3" w:rsidRDefault="002634B3" w:rsidP="007A42F1">
            <w:pPr>
              <w:pStyle w:val="5x6cell"/>
              <w:widowControl/>
              <w:numPr>
                <w:ilvl w:val="0"/>
                <w:numId w:val="23"/>
              </w:numPr>
              <w:spacing w:before="0" w:after="0"/>
              <w:jc w:val="center"/>
            </w:pPr>
          </w:p>
        </w:tc>
        <w:tc>
          <w:tcPr>
            <w:tcW w:w="3731" w:type="dxa"/>
          </w:tcPr>
          <w:p w14:paraId="3874565F" w14:textId="77777777" w:rsidR="002634B3" w:rsidRDefault="002634B3" w:rsidP="000C107C">
            <w:pPr>
              <w:pStyle w:val="5x6cell"/>
              <w:widowControl/>
              <w:spacing w:before="0" w:after="0"/>
            </w:pPr>
            <w:r>
              <w:t>Specif</w:t>
            </w:r>
            <w:r w:rsidR="00FD5BBF">
              <w:t xml:space="preserve">y a repeat command count </w:t>
            </w:r>
            <w:r w:rsidR="008B72D8">
              <w:t xml:space="preserve">of </w:t>
            </w:r>
            <w:r w:rsidR="009C6857">
              <w:rPr>
                <w:b/>
              </w:rPr>
              <w:t>1</w:t>
            </w:r>
            <w:r w:rsidR="008B72D8" w:rsidRPr="008B72D8">
              <w:rPr>
                <w:b/>
              </w:rPr>
              <w:t>000</w:t>
            </w:r>
            <w:r>
              <w:t xml:space="preserve"> on the Scripting Page interface.  </w:t>
            </w:r>
          </w:p>
        </w:tc>
        <w:tc>
          <w:tcPr>
            <w:tcW w:w="4263" w:type="dxa"/>
          </w:tcPr>
          <w:p w14:paraId="38745660" w14:textId="77777777" w:rsidR="002634B3" w:rsidRPr="00965869" w:rsidRDefault="002634B3" w:rsidP="000C107C">
            <w:pPr>
              <w:pStyle w:val="List1"/>
              <w:numPr>
                <w:ilvl w:val="0"/>
                <w:numId w:val="0"/>
              </w:numPr>
            </w:pPr>
            <w:r w:rsidRPr="00965869">
              <w:t>NA</w:t>
            </w:r>
          </w:p>
        </w:tc>
        <w:tc>
          <w:tcPr>
            <w:tcW w:w="4212" w:type="dxa"/>
          </w:tcPr>
          <w:p w14:paraId="38745661" w14:textId="77777777" w:rsidR="002634B3" w:rsidRPr="00965869" w:rsidRDefault="002634B3" w:rsidP="000C107C">
            <w:pPr>
              <w:spacing w:after="0" w:line="240" w:lineRule="auto"/>
              <w:ind w:left="360"/>
              <w:rPr>
                <w:rFonts w:ascii="Times New Roman" w:eastAsia="Calibri" w:hAnsi="Times New Roman" w:cs="Times New Roman"/>
                <w:sz w:val="20"/>
                <w:szCs w:val="20"/>
              </w:rPr>
            </w:pPr>
            <w:r w:rsidRPr="00965869">
              <w:rPr>
                <w:rFonts w:ascii="Times New Roman" w:eastAsia="Calibri" w:hAnsi="Times New Roman" w:cs="Times New Roman"/>
                <w:sz w:val="20"/>
                <w:szCs w:val="20"/>
              </w:rPr>
              <w:t>NA</w:t>
            </w:r>
          </w:p>
        </w:tc>
        <w:tc>
          <w:tcPr>
            <w:tcW w:w="861" w:type="dxa"/>
          </w:tcPr>
          <w:p w14:paraId="38745662" w14:textId="77777777" w:rsidR="002634B3" w:rsidRDefault="002634B3" w:rsidP="000C107C">
            <w:pPr>
              <w:pStyle w:val="5x6cell"/>
              <w:widowControl/>
              <w:numPr>
                <w:ilvl w:val="12"/>
                <w:numId w:val="0"/>
              </w:numPr>
              <w:spacing w:before="0" w:after="0"/>
              <w:rPr>
                <w:iCs/>
              </w:rPr>
            </w:pPr>
          </w:p>
        </w:tc>
      </w:tr>
      <w:tr w:rsidR="002634B3" w14:paraId="38745668" w14:textId="77777777" w:rsidTr="000C107C">
        <w:trPr>
          <w:cantSplit/>
          <w:jc w:val="center"/>
        </w:trPr>
        <w:tc>
          <w:tcPr>
            <w:tcW w:w="852" w:type="dxa"/>
          </w:tcPr>
          <w:p w14:paraId="38745664" w14:textId="77777777" w:rsidR="002634B3" w:rsidRDefault="002634B3" w:rsidP="007A42F1">
            <w:pPr>
              <w:pStyle w:val="5x6cell"/>
              <w:widowControl/>
              <w:numPr>
                <w:ilvl w:val="0"/>
                <w:numId w:val="23"/>
              </w:numPr>
              <w:spacing w:before="0" w:after="0"/>
              <w:jc w:val="center"/>
            </w:pPr>
          </w:p>
        </w:tc>
        <w:tc>
          <w:tcPr>
            <w:tcW w:w="12206" w:type="dxa"/>
            <w:gridSpan w:val="3"/>
          </w:tcPr>
          <w:p w14:paraId="38745665" w14:textId="77777777" w:rsidR="002634B3" w:rsidRDefault="002634B3" w:rsidP="000C107C">
            <w:pPr>
              <w:spacing w:after="0" w:line="240" w:lineRule="auto"/>
              <w:rPr>
                <w:rFonts w:ascii="Times New Roman" w:eastAsia="Calibri" w:hAnsi="Times New Roman" w:cs="Times New Roman"/>
                <w:sz w:val="20"/>
                <w:szCs w:val="20"/>
              </w:rPr>
            </w:pPr>
            <w:r>
              <w:rPr>
                <w:rFonts w:ascii="Times New Roman" w:eastAsia="Calibri" w:hAnsi="Times New Roman" w:cs="Times New Roman"/>
                <w:sz w:val="20"/>
                <w:szCs w:val="20"/>
              </w:rPr>
              <w:t xml:space="preserve">Note content of </w:t>
            </w:r>
            <w:r w:rsidR="00B60810">
              <w:rPr>
                <w:rFonts w:ascii="Times New Roman" w:eastAsia="Calibri" w:hAnsi="Times New Roman" w:cs="Times New Roman"/>
                <w:sz w:val="20"/>
                <w:szCs w:val="20"/>
              </w:rPr>
              <w:t>3600_SalesShow</w:t>
            </w:r>
            <w:r>
              <w:rPr>
                <w:rFonts w:ascii="Times New Roman" w:eastAsia="Calibri" w:hAnsi="Times New Roman" w:cs="Times New Roman"/>
                <w:sz w:val="20"/>
                <w:szCs w:val="20"/>
              </w:rPr>
              <w:t>_All</w:t>
            </w:r>
            <w:r w:rsidR="00B60810">
              <w:rPr>
                <w:rFonts w:ascii="Times New Roman" w:eastAsia="Calibri" w:hAnsi="Times New Roman" w:cs="Times New Roman"/>
                <w:sz w:val="20"/>
                <w:szCs w:val="20"/>
              </w:rPr>
              <w:t>_SaHa</w:t>
            </w:r>
            <w:r w:rsidR="00A12AAA">
              <w:rPr>
                <w:rFonts w:ascii="Times New Roman" w:eastAsia="Calibri" w:hAnsi="Times New Roman" w:cs="Times New Roman"/>
                <w:sz w:val="20"/>
                <w:szCs w:val="20"/>
              </w:rPr>
              <w:t>.dep to be as specified in</w:t>
            </w:r>
            <w:r w:rsidR="00542D5A">
              <w:rPr>
                <w:rFonts w:ascii="Times New Roman" w:eastAsia="Calibri" w:hAnsi="Times New Roman" w:cs="Times New Roman"/>
                <w:sz w:val="20"/>
                <w:szCs w:val="20"/>
              </w:rPr>
              <w:t xml:space="preserve"> Appendix B</w:t>
            </w:r>
          </w:p>
          <w:p w14:paraId="38745666" w14:textId="77777777" w:rsidR="002634B3" w:rsidRPr="001917C0" w:rsidRDefault="002634B3" w:rsidP="000C107C">
            <w:pPr>
              <w:spacing w:after="0" w:line="240" w:lineRule="auto"/>
              <w:rPr>
                <w:rFonts w:ascii="Times New Roman" w:eastAsia="Calibri" w:hAnsi="Times New Roman" w:cs="Times New Roman"/>
                <w:sz w:val="20"/>
                <w:szCs w:val="20"/>
              </w:rPr>
            </w:pPr>
          </w:p>
        </w:tc>
        <w:tc>
          <w:tcPr>
            <w:tcW w:w="861" w:type="dxa"/>
          </w:tcPr>
          <w:p w14:paraId="38745667" w14:textId="77777777" w:rsidR="002634B3" w:rsidRDefault="002634B3" w:rsidP="000C107C">
            <w:pPr>
              <w:pStyle w:val="5x6cell"/>
              <w:widowControl/>
              <w:numPr>
                <w:ilvl w:val="12"/>
                <w:numId w:val="0"/>
              </w:numPr>
              <w:spacing w:before="0" w:after="0"/>
              <w:rPr>
                <w:iCs/>
              </w:rPr>
            </w:pPr>
          </w:p>
        </w:tc>
      </w:tr>
      <w:tr w:rsidR="002634B3" w14:paraId="38745672" w14:textId="77777777" w:rsidTr="000C107C">
        <w:trPr>
          <w:cantSplit/>
          <w:jc w:val="center"/>
        </w:trPr>
        <w:tc>
          <w:tcPr>
            <w:tcW w:w="852" w:type="dxa"/>
          </w:tcPr>
          <w:p w14:paraId="38745669" w14:textId="77777777" w:rsidR="002634B3" w:rsidRDefault="002634B3" w:rsidP="007A42F1">
            <w:pPr>
              <w:pStyle w:val="5x6cell"/>
              <w:widowControl/>
              <w:numPr>
                <w:ilvl w:val="0"/>
                <w:numId w:val="23"/>
              </w:numPr>
              <w:spacing w:before="0" w:after="0"/>
              <w:jc w:val="center"/>
            </w:pPr>
          </w:p>
        </w:tc>
        <w:tc>
          <w:tcPr>
            <w:tcW w:w="3731" w:type="dxa"/>
          </w:tcPr>
          <w:p w14:paraId="3874566A" w14:textId="77777777" w:rsidR="002634B3" w:rsidRDefault="002634B3" w:rsidP="000C107C">
            <w:pPr>
              <w:pStyle w:val="5x6cell"/>
              <w:widowControl/>
              <w:spacing w:before="0" w:after="0"/>
            </w:pPr>
            <w:r>
              <w:t xml:space="preserve">Start execution of the </w:t>
            </w:r>
            <w:r w:rsidR="002939B8">
              <w:rPr>
                <w:b/>
              </w:rPr>
              <w:t>3600_SalesShow</w:t>
            </w:r>
            <w:r>
              <w:rPr>
                <w:b/>
              </w:rPr>
              <w:t>_All</w:t>
            </w:r>
            <w:r w:rsidR="002939B8">
              <w:rPr>
                <w:b/>
              </w:rPr>
              <w:t>_SaHa</w:t>
            </w:r>
            <w:r>
              <w:rPr>
                <w:b/>
              </w:rPr>
              <w:t xml:space="preserve">.dep </w:t>
            </w:r>
            <w:r w:rsidRPr="008F641F">
              <w:t>script</w:t>
            </w:r>
            <w:r>
              <w:t xml:space="preserve"> </w:t>
            </w:r>
            <w:r w:rsidRPr="000A5554">
              <w:rPr>
                <w:b/>
              </w:rPr>
              <w:t xml:space="preserve">and </w:t>
            </w:r>
            <w:r>
              <w:t xml:space="preserve">quickly press the </w:t>
            </w:r>
            <w:r w:rsidRPr="003D6268">
              <w:rPr>
                <w:b/>
              </w:rPr>
              <w:t xml:space="preserve">‘?’ </w:t>
            </w:r>
            <w:r>
              <w:t>help button.</w:t>
            </w:r>
          </w:p>
        </w:tc>
        <w:tc>
          <w:tcPr>
            <w:tcW w:w="4263" w:type="dxa"/>
          </w:tcPr>
          <w:p w14:paraId="3874566B" w14:textId="77777777" w:rsidR="002634B3" w:rsidRDefault="002634B3" w:rsidP="000C107C">
            <w:pPr>
              <w:pStyle w:val="List1"/>
              <w:numPr>
                <w:ilvl w:val="0"/>
                <w:numId w:val="0"/>
              </w:numPr>
              <w:rPr>
                <w:u w:val="single"/>
              </w:rPr>
            </w:pPr>
            <w:r>
              <w:rPr>
                <w:u w:val="single"/>
              </w:rPr>
              <w:t>Visual:</w:t>
            </w:r>
          </w:p>
          <w:p w14:paraId="3874566C" w14:textId="77777777" w:rsidR="002634B3" w:rsidRDefault="002634B3" w:rsidP="000C107C">
            <w:pPr>
              <w:pStyle w:val="List1"/>
              <w:numPr>
                <w:ilvl w:val="0"/>
                <w:numId w:val="0"/>
              </w:numPr>
            </w:pPr>
            <w:r>
              <w:t>Both secondary and primary metering trucks begin initializing and moving.</w:t>
            </w:r>
          </w:p>
          <w:p w14:paraId="3874566D" w14:textId="77777777" w:rsidR="002634B3" w:rsidRDefault="002634B3" w:rsidP="000C107C">
            <w:pPr>
              <w:pStyle w:val="5x6cell"/>
              <w:spacing w:before="0" w:after="0"/>
            </w:pPr>
          </w:p>
          <w:p w14:paraId="3874566E" w14:textId="77777777" w:rsidR="002634B3" w:rsidRPr="007F3032" w:rsidRDefault="002634B3" w:rsidP="000C107C">
            <w:pPr>
              <w:pStyle w:val="5x6cell"/>
              <w:spacing w:before="0" w:after="0"/>
            </w:pPr>
            <w:r>
              <w:t xml:space="preserve">The Help Page of the analyzer is displayed on the monitor. </w:t>
            </w:r>
          </w:p>
        </w:tc>
        <w:tc>
          <w:tcPr>
            <w:tcW w:w="4212" w:type="dxa"/>
          </w:tcPr>
          <w:p w14:paraId="3874566F" w14:textId="77777777" w:rsidR="002634B3" w:rsidRPr="001917C0" w:rsidRDefault="002634B3"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670" w14:textId="77777777" w:rsidR="002634B3" w:rsidRDefault="002634B3" w:rsidP="000C107C">
            <w:pPr>
              <w:rPr>
                <w:rFonts w:ascii="Calibri" w:eastAsia="Calibri" w:hAnsi="Calibri" w:cs="Times New Roman"/>
              </w:rPr>
            </w:pPr>
          </w:p>
        </w:tc>
        <w:tc>
          <w:tcPr>
            <w:tcW w:w="861" w:type="dxa"/>
          </w:tcPr>
          <w:p w14:paraId="38745671" w14:textId="77777777" w:rsidR="002634B3" w:rsidRDefault="002634B3" w:rsidP="000C107C">
            <w:pPr>
              <w:pStyle w:val="5x6cell"/>
              <w:widowControl/>
              <w:numPr>
                <w:ilvl w:val="12"/>
                <w:numId w:val="0"/>
              </w:numPr>
              <w:spacing w:before="0" w:after="0"/>
              <w:rPr>
                <w:iCs/>
              </w:rPr>
            </w:pPr>
          </w:p>
        </w:tc>
      </w:tr>
      <w:tr w:rsidR="002634B3" w14:paraId="38745674" w14:textId="77777777" w:rsidTr="000C107C">
        <w:trPr>
          <w:cantSplit/>
          <w:jc w:val="center"/>
        </w:trPr>
        <w:tc>
          <w:tcPr>
            <w:tcW w:w="13919" w:type="dxa"/>
            <w:gridSpan w:val="5"/>
          </w:tcPr>
          <w:p w14:paraId="38745673" w14:textId="77777777" w:rsidR="002634B3" w:rsidRDefault="002634B3" w:rsidP="000C107C">
            <w:pPr>
              <w:pStyle w:val="5x6cell"/>
              <w:spacing w:before="0" w:after="0"/>
              <w:rPr>
                <w:b/>
                <w:bCs/>
              </w:rPr>
            </w:pPr>
            <w:r>
              <w:rPr>
                <w:b/>
                <w:bCs/>
              </w:rPr>
              <w:t>Exit Steps</w:t>
            </w:r>
          </w:p>
        </w:tc>
      </w:tr>
      <w:tr w:rsidR="002634B3" w14:paraId="3874567A" w14:textId="77777777" w:rsidTr="000C107C">
        <w:trPr>
          <w:cantSplit/>
          <w:jc w:val="center"/>
        </w:trPr>
        <w:tc>
          <w:tcPr>
            <w:tcW w:w="852" w:type="dxa"/>
          </w:tcPr>
          <w:p w14:paraId="38745675" w14:textId="77777777" w:rsidR="002634B3" w:rsidRDefault="002634B3" w:rsidP="007A42F1">
            <w:pPr>
              <w:pStyle w:val="5x6cell"/>
              <w:widowControl/>
              <w:numPr>
                <w:ilvl w:val="0"/>
                <w:numId w:val="23"/>
              </w:numPr>
              <w:tabs>
                <w:tab w:val="clear" w:pos="720"/>
              </w:tabs>
              <w:spacing w:before="0" w:after="0"/>
              <w:jc w:val="center"/>
            </w:pPr>
          </w:p>
        </w:tc>
        <w:tc>
          <w:tcPr>
            <w:tcW w:w="3731" w:type="dxa"/>
          </w:tcPr>
          <w:p w14:paraId="38745676" w14:textId="77777777" w:rsidR="002634B3" w:rsidRPr="00401C9D" w:rsidRDefault="002634B3" w:rsidP="000C107C">
            <w:pPr>
              <w:pStyle w:val="5x6cell"/>
              <w:widowControl/>
              <w:numPr>
                <w:ilvl w:val="12"/>
                <w:numId w:val="0"/>
              </w:numPr>
              <w:spacing w:before="0" w:after="0"/>
              <w:rPr>
                <w:bCs/>
              </w:rPr>
            </w:pPr>
            <w:r>
              <w:rPr>
                <w:bCs/>
              </w:rPr>
              <w:t xml:space="preserve">When the script has completely executed all repetitions, collocate all the accumulated ‘pcap” files to an appropriate media such as a USB flash drive. </w:t>
            </w:r>
          </w:p>
        </w:tc>
        <w:tc>
          <w:tcPr>
            <w:tcW w:w="4263" w:type="dxa"/>
          </w:tcPr>
          <w:p w14:paraId="38745677" w14:textId="77777777" w:rsidR="002634B3" w:rsidRPr="003C132A" w:rsidRDefault="002634B3" w:rsidP="000C107C">
            <w:pPr>
              <w:pStyle w:val="List1"/>
              <w:numPr>
                <w:ilvl w:val="0"/>
                <w:numId w:val="0"/>
              </w:numPr>
            </w:pPr>
            <w:r>
              <w:t>NA</w:t>
            </w:r>
          </w:p>
        </w:tc>
        <w:tc>
          <w:tcPr>
            <w:tcW w:w="4212" w:type="dxa"/>
          </w:tcPr>
          <w:p w14:paraId="38745678" w14:textId="77777777" w:rsidR="002634B3" w:rsidRDefault="002634B3" w:rsidP="000C107C">
            <w:pPr>
              <w:pStyle w:val="5x6cell"/>
              <w:tabs>
                <w:tab w:val="clear" w:pos="0"/>
                <w:tab w:val="clear" w:pos="720"/>
                <w:tab w:val="clear" w:pos="1440"/>
                <w:tab w:val="clear" w:pos="2160"/>
              </w:tabs>
              <w:spacing w:before="0" w:after="0"/>
              <w:ind w:left="388"/>
              <w:rPr>
                <w:szCs w:val="26"/>
              </w:rPr>
            </w:pPr>
            <w:r>
              <w:rPr>
                <w:szCs w:val="26"/>
              </w:rPr>
              <w:t>NA</w:t>
            </w:r>
          </w:p>
        </w:tc>
        <w:tc>
          <w:tcPr>
            <w:tcW w:w="861" w:type="dxa"/>
          </w:tcPr>
          <w:p w14:paraId="38745679" w14:textId="77777777" w:rsidR="002634B3" w:rsidRDefault="002634B3" w:rsidP="000C107C">
            <w:pPr>
              <w:pStyle w:val="5x6cell"/>
              <w:widowControl/>
              <w:numPr>
                <w:ilvl w:val="12"/>
                <w:numId w:val="0"/>
              </w:numPr>
              <w:spacing w:before="0" w:after="0"/>
              <w:rPr>
                <w:iCs/>
              </w:rPr>
            </w:pPr>
          </w:p>
        </w:tc>
      </w:tr>
      <w:tr w:rsidR="002634B3" w14:paraId="38745681" w14:textId="77777777" w:rsidTr="000C107C">
        <w:trPr>
          <w:cantSplit/>
          <w:jc w:val="center"/>
        </w:trPr>
        <w:tc>
          <w:tcPr>
            <w:tcW w:w="852" w:type="dxa"/>
          </w:tcPr>
          <w:p w14:paraId="3874567B" w14:textId="77777777" w:rsidR="002634B3" w:rsidRDefault="002634B3" w:rsidP="007A42F1">
            <w:pPr>
              <w:pStyle w:val="5x6cell"/>
              <w:widowControl/>
              <w:numPr>
                <w:ilvl w:val="0"/>
                <w:numId w:val="23"/>
              </w:numPr>
              <w:tabs>
                <w:tab w:val="clear" w:pos="720"/>
              </w:tabs>
              <w:spacing w:before="0" w:after="0"/>
            </w:pPr>
          </w:p>
        </w:tc>
        <w:tc>
          <w:tcPr>
            <w:tcW w:w="3731" w:type="dxa"/>
          </w:tcPr>
          <w:p w14:paraId="3874567C" w14:textId="77777777" w:rsidR="002634B3" w:rsidRPr="004511C6" w:rsidRDefault="002634B3" w:rsidP="000C107C">
            <w:pPr>
              <w:pStyle w:val="5x6cell"/>
              <w:widowControl/>
              <w:numPr>
                <w:ilvl w:val="12"/>
                <w:numId w:val="0"/>
              </w:numPr>
              <w:spacing w:before="0" w:after="0"/>
              <w:rPr>
                <w:bCs/>
              </w:rPr>
            </w:pPr>
            <w:r>
              <w:rPr>
                <w:bCs/>
              </w:rPr>
              <w:t xml:space="preserve">Open the OCD Capture Tool and Start “Capture” on each of the pcap files collected during the test. </w:t>
            </w:r>
          </w:p>
        </w:tc>
        <w:tc>
          <w:tcPr>
            <w:tcW w:w="4263" w:type="dxa"/>
          </w:tcPr>
          <w:p w14:paraId="3874567D" w14:textId="77777777" w:rsidR="002634B3" w:rsidRPr="002A4FB3" w:rsidRDefault="002634B3" w:rsidP="000C107C">
            <w:pPr>
              <w:pStyle w:val="List1"/>
              <w:numPr>
                <w:ilvl w:val="0"/>
                <w:numId w:val="0"/>
              </w:numPr>
            </w:pPr>
            <w:r>
              <w:t>As appropriate the ‘Port 29’ and Port31’ panes populate with command text details.</w:t>
            </w:r>
          </w:p>
        </w:tc>
        <w:tc>
          <w:tcPr>
            <w:tcW w:w="4212" w:type="dxa"/>
          </w:tcPr>
          <w:p w14:paraId="3874567E" w14:textId="77777777" w:rsidR="002634B3" w:rsidRPr="001917C0" w:rsidRDefault="002634B3"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67F" w14:textId="77777777" w:rsidR="002634B3" w:rsidRDefault="002634B3" w:rsidP="000C107C">
            <w:pPr>
              <w:rPr>
                <w:rFonts w:ascii="Calibri" w:eastAsia="Calibri" w:hAnsi="Calibri" w:cs="Times New Roman"/>
              </w:rPr>
            </w:pPr>
          </w:p>
        </w:tc>
        <w:tc>
          <w:tcPr>
            <w:tcW w:w="861" w:type="dxa"/>
          </w:tcPr>
          <w:p w14:paraId="38745680" w14:textId="77777777" w:rsidR="002634B3" w:rsidRDefault="002634B3" w:rsidP="000C107C">
            <w:pPr>
              <w:pStyle w:val="5x6cell"/>
              <w:widowControl/>
              <w:numPr>
                <w:ilvl w:val="12"/>
                <w:numId w:val="0"/>
              </w:numPr>
              <w:spacing w:before="0" w:after="0"/>
              <w:rPr>
                <w:iCs/>
              </w:rPr>
            </w:pPr>
          </w:p>
        </w:tc>
      </w:tr>
      <w:tr w:rsidR="002634B3" w14:paraId="38745688" w14:textId="77777777" w:rsidTr="000C107C">
        <w:trPr>
          <w:cantSplit/>
          <w:jc w:val="center"/>
        </w:trPr>
        <w:tc>
          <w:tcPr>
            <w:tcW w:w="852" w:type="dxa"/>
          </w:tcPr>
          <w:p w14:paraId="38745682" w14:textId="77777777" w:rsidR="002634B3" w:rsidRDefault="002634B3" w:rsidP="007A42F1">
            <w:pPr>
              <w:pStyle w:val="5x6cell"/>
              <w:widowControl/>
              <w:numPr>
                <w:ilvl w:val="0"/>
                <w:numId w:val="23"/>
              </w:numPr>
              <w:tabs>
                <w:tab w:val="clear" w:pos="720"/>
              </w:tabs>
              <w:spacing w:before="0" w:after="0"/>
              <w:jc w:val="center"/>
            </w:pPr>
          </w:p>
        </w:tc>
        <w:tc>
          <w:tcPr>
            <w:tcW w:w="3731" w:type="dxa"/>
          </w:tcPr>
          <w:p w14:paraId="38745683" w14:textId="77777777" w:rsidR="002634B3" w:rsidRDefault="002634B3" w:rsidP="000C107C">
            <w:pPr>
              <w:pStyle w:val="5x6cell"/>
              <w:widowControl/>
              <w:numPr>
                <w:ilvl w:val="12"/>
                <w:numId w:val="0"/>
              </w:numPr>
              <w:spacing w:before="0" w:after="0"/>
              <w:rPr>
                <w:bCs/>
              </w:rPr>
            </w:pPr>
            <w:r>
              <w:rPr>
                <w:bCs/>
              </w:rPr>
              <w:t>Select and copy all of the text data in each pane using the Ctrl-A, Ctrl-C actions.</w:t>
            </w:r>
          </w:p>
        </w:tc>
        <w:tc>
          <w:tcPr>
            <w:tcW w:w="4263" w:type="dxa"/>
          </w:tcPr>
          <w:p w14:paraId="38745684" w14:textId="77777777" w:rsidR="002634B3" w:rsidRDefault="002634B3" w:rsidP="000C107C">
            <w:pPr>
              <w:pStyle w:val="List1"/>
              <w:numPr>
                <w:ilvl w:val="0"/>
                <w:numId w:val="0"/>
              </w:numPr>
            </w:pPr>
            <w:r>
              <w:t>Test is highlighted.</w:t>
            </w:r>
          </w:p>
        </w:tc>
        <w:tc>
          <w:tcPr>
            <w:tcW w:w="4212" w:type="dxa"/>
          </w:tcPr>
          <w:p w14:paraId="38745685" w14:textId="77777777" w:rsidR="002634B3" w:rsidRPr="001917C0" w:rsidRDefault="002634B3"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686" w14:textId="77777777" w:rsidR="002634B3" w:rsidRDefault="002634B3" w:rsidP="000C107C">
            <w:pPr>
              <w:rPr>
                <w:rFonts w:ascii="Calibri" w:eastAsia="Calibri" w:hAnsi="Calibri" w:cs="Times New Roman"/>
              </w:rPr>
            </w:pPr>
          </w:p>
        </w:tc>
        <w:tc>
          <w:tcPr>
            <w:tcW w:w="861" w:type="dxa"/>
          </w:tcPr>
          <w:p w14:paraId="38745687" w14:textId="77777777" w:rsidR="002634B3" w:rsidRDefault="002634B3" w:rsidP="000C107C">
            <w:pPr>
              <w:pStyle w:val="5x6cell"/>
              <w:widowControl/>
              <w:numPr>
                <w:ilvl w:val="12"/>
                <w:numId w:val="0"/>
              </w:numPr>
              <w:spacing w:before="0" w:after="0"/>
              <w:rPr>
                <w:iCs/>
              </w:rPr>
            </w:pPr>
          </w:p>
        </w:tc>
      </w:tr>
      <w:tr w:rsidR="002634B3" w14:paraId="3874568F" w14:textId="77777777" w:rsidTr="000C107C">
        <w:trPr>
          <w:cantSplit/>
          <w:jc w:val="center"/>
        </w:trPr>
        <w:tc>
          <w:tcPr>
            <w:tcW w:w="852" w:type="dxa"/>
          </w:tcPr>
          <w:p w14:paraId="38745689" w14:textId="77777777" w:rsidR="002634B3" w:rsidRDefault="002634B3" w:rsidP="007A42F1">
            <w:pPr>
              <w:pStyle w:val="5x6cell"/>
              <w:widowControl/>
              <w:numPr>
                <w:ilvl w:val="0"/>
                <w:numId w:val="23"/>
              </w:numPr>
              <w:tabs>
                <w:tab w:val="clear" w:pos="720"/>
              </w:tabs>
              <w:spacing w:before="0" w:after="0"/>
              <w:jc w:val="center"/>
            </w:pPr>
          </w:p>
        </w:tc>
        <w:tc>
          <w:tcPr>
            <w:tcW w:w="3731" w:type="dxa"/>
          </w:tcPr>
          <w:p w14:paraId="3874568A" w14:textId="77777777" w:rsidR="002634B3" w:rsidRDefault="002634B3" w:rsidP="000C107C">
            <w:pPr>
              <w:pStyle w:val="5x6cell"/>
              <w:widowControl/>
              <w:numPr>
                <w:ilvl w:val="12"/>
                <w:numId w:val="0"/>
              </w:numPr>
              <w:spacing w:before="0" w:after="0"/>
              <w:rPr>
                <w:bCs/>
              </w:rPr>
            </w:pPr>
            <w:r>
              <w:rPr>
                <w:bCs/>
              </w:rPr>
              <w:t xml:space="preserve">Open a new text document and name it similarly to the originating pcap source file, while differentiating for “primary” or “secondary” as is appropriate. </w:t>
            </w:r>
          </w:p>
        </w:tc>
        <w:tc>
          <w:tcPr>
            <w:tcW w:w="4263" w:type="dxa"/>
          </w:tcPr>
          <w:p w14:paraId="3874568B" w14:textId="77777777" w:rsidR="002634B3" w:rsidRDefault="002634B3" w:rsidP="000C107C">
            <w:pPr>
              <w:pStyle w:val="List1"/>
              <w:numPr>
                <w:ilvl w:val="0"/>
                <w:numId w:val="0"/>
              </w:numPr>
            </w:pPr>
            <w:r>
              <w:t>NA</w:t>
            </w:r>
          </w:p>
        </w:tc>
        <w:tc>
          <w:tcPr>
            <w:tcW w:w="4212" w:type="dxa"/>
          </w:tcPr>
          <w:p w14:paraId="3874568C" w14:textId="77777777" w:rsidR="002634B3" w:rsidRPr="001917C0" w:rsidRDefault="002634B3" w:rsidP="000C107C">
            <w:pPr>
              <w:spacing w:after="0" w:line="240" w:lineRule="auto"/>
              <w:ind w:left="28"/>
              <w:rPr>
                <w:rFonts w:ascii="Times New Roman" w:eastAsia="Calibri" w:hAnsi="Times New Roman" w:cs="Times New Roman"/>
                <w:sz w:val="20"/>
                <w:szCs w:val="20"/>
              </w:rPr>
            </w:pPr>
            <w:r>
              <w:rPr>
                <w:rFonts w:ascii="Times New Roman" w:eastAsia="Calibri" w:hAnsi="Times New Roman" w:cs="Times New Roman"/>
                <w:sz w:val="20"/>
                <w:szCs w:val="20"/>
              </w:rPr>
              <w:t>NA</w:t>
            </w:r>
          </w:p>
          <w:p w14:paraId="3874568D" w14:textId="77777777" w:rsidR="002634B3" w:rsidRDefault="002634B3" w:rsidP="000C107C">
            <w:pPr>
              <w:rPr>
                <w:rFonts w:ascii="Calibri" w:eastAsia="Calibri" w:hAnsi="Calibri" w:cs="Times New Roman"/>
              </w:rPr>
            </w:pPr>
          </w:p>
        </w:tc>
        <w:tc>
          <w:tcPr>
            <w:tcW w:w="861" w:type="dxa"/>
          </w:tcPr>
          <w:p w14:paraId="3874568E" w14:textId="77777777" w:rsidR="002634B3" w:rsidRDefault="002634B3" w:rsidP="000C107C">
            <w:pPr>
              <w:pStyle w:val="5x6cell"/>
              <w:widowControl/>
              <w:numPr>
                <w:ilvl w:val="12"/>
                <w:numId w:val="0"/>
              </w:numPr>
              <w:spacing w:before="0" w:after="0"/>
              <w:rPr>
                <w:iCs/>
              </w:rPr>
            </w:pPr>
          </w:p>
        </w:tc>
      </w:tr>
      <w:tr w:rsidR="002634B3" w14:paraId="38745696" w14:textId="77777777" w:rsidTr="000C107C">
        <w:trPr>
          <w:cantSplit/>
          <w:jc w:val="center"/>
        </w:trPr>
        <w:tc>
          <w:tcPr>
            <w:tcW w:w="852" w:type="dxa"/>
          </w:tcPr>
          <w:p w14:paraId="38745690" w14:textId="77777777" w:rsidR="002634B3" w:rsidRDefault="002634B3" w:rsidP="007A42F1">
            <w:pPr>
              <w:pStyle w:val="5x6cell"/>
              <w:widowControl/>
              <w:numPr>
                <w:ilvl w:val="0"/>
                <w:numId w:val="23"/>
              </w:numPr>
              <w:tabs>
                <w:tab w:val="clear" w:pos="720"/>
              </w:tabs>
              <w:spacing w:before="0" w:after="0"/>
              <w:jc w:val="center"/>
            </w:pPr>
          </w:p>
        </w:tc>
        <w:tc>
          <w:tcPr>
            <w:tcW w:w="3731" w:type="dxa"/>
          </w:tcPr>
          <w:p w14:paraId="38745691" w14:textId="77777777" w:rsidR="002634B3" w:rsidRDefault="002634B3" w:rsidP="000C107C">
            <w:pPr>
              <w:pStyle w:val="5x6cell"/>
              <w:widowControl/>
              <w:numPr>
                <w:ilvl w:val="12"/>
                <w:numId w:val="0"/>
              </w:numPr>
              <w:spacing w:before="0" w:after="0"/>
              <w:rPr>
                <w:bCs/>
              </w:rPr>
            </w:pPr>
            <w:r>
              <w:rPr>
                <w:bCs/>
              </w:rPr>
              <w:t xml:space="preserve">Use Ctrl-V to paste all of the text from the OCD Capture Tool panes into the respective files created in previous step. </w:t>
            </w:r>
          </w:p>
        </w:tc>
        <w:tc>
          <w:tcPr>
            <w:tcW w:w="4263" w:type="dxa"/>
          </w:tcPr>
          <w:p w14:paraId="38745692" w14:textId="77777777" w:rsidR="002634B3" w:rsidRDefault="002634B3" w:rsidP="000C107C">
            <w:pPr>
              <w:pStyle w:val="List1"/>
              <w:numPr>
                <w:ilvl w:val="0"/>
                <w:numId w:val="0"/>
              </w:numPr>
            </w:pPr>
            <w:r>
              <w:t xml:space="preserve">Text is populated into the newly created text file. </w:t>
            </w:r>
          </w:p>
        </w:tc>
        <w:tc>
          <w:tcPr>
            <w:tcW w:w="4212" w:type="dxa"/>
          </w:tcPr>
          <w:p w14:paraId="38745693" w14:textId="77777777" w:rsidR="002634B3" w:rsidRPr="001917C0" w:rsidRDefault="002634B3" w:rsidP="00932421">
            <w:pPr>
              <w:numPr>
                <w:ilvl w:val="0"/>
                <w:numId w:val="8"/>
              </w:numPr>
              <w:spacing w:after="0" w:line="240" w:lineRule="auto"/>
              <w:ind w:left="388"/>
              <w:rPr>
                <w:rFonts w:ascii="Times New Roman" w:eastAsia="Calibri" w:hAnsi="Times New Roman" w:cs="Times New Roman"/>
                <w:sz w:val="20"/>
                <w:szCs w:val="20"/>
              </w:rPr>
            </w:pPr>
            <w:r w:rsidRPr="001917C0">
              <w:rPr>
                <w:rFonts w:ascii="Times New Roman" w:eastAsia="Calibri" w:hAnsi="Times New Roman" w:cs="Times New Roman"/>
                <w:sz w:val="20"/>
                <w:szCs w:val="20"/>
              </w:rPr>
              <w:t>As Expected</w:t>
            </w:r>
          </w:p>
          <w:p w14:paraId="38745694" w14:textId="77777777" w:rsidR="002634B3" w:rsidRDefault="002634B3" w:rsidP="000C107C">
            <w:pPr>
              <w:rPr>
                <w:rFonts w:ascii="Calibri" w:eastAsia="Calibri" w:hAnsi="Calibri" w:cs="Times New Roman"/>
              </w:rPr>
            </w:pPr>
          </w:p>
        </w:tc>
        <w:tc>
          <w:tcPr>
            <w:tcW w:w="861" w:type="dxa"/>
          </w:tcPr>
          <w:p w14:paraId="38745695" w14:textId="77777777" w:rsidR="002634B3" w:rsidRDefault="002634B3" w:rsidP="000C107C">
            <w:pPr>
              <w:pStyle w:val="5x6cell"/>
              <w:widowControl/>
              <w:numPr>
                <w:ilvl w:val="12"/>
                <w:numId w:val="0"/>
              </w:numPr>
              <w:spacing w:before="0" w:after="0"/>
              <w:rPr>
                <w:iCs/>
              </w:rPr>
            </w:pPr>
          </w:p>
        </w:tc>
      </w:tr>
      <w:tr w:rsidR="002634B3" w14:paraId="3874569D" w14:textId="77777777" w:rsidTr="000C107C">
        <w:trPr>
          <w:cantSplit/>
          <w:jc w:val="center"/>
        </w:trPr>
        <w:tc>
          <w:tcPr>
            <w:tcW w:w="852" w:type="dxa"/>
          </w:tcPr>
          <w:p w14:paraId="38745697" w14:textId="77777777" w:rsidR="002634B3" w:rsidRDefault="002634B3" w:rsidP="007A42F1">
            <w:pPr>
              <w:pStyle w:val="5x6cell"/>
              <w:widowControl/>
              <w:numPr>
                <w:ilvl w:val="0"/>
                <w:numId w:val="23"/>
              </w:numPr>
              <w:tabs>
                <w:tab w:val="clear" w:pos="720"/>
              </w:tabs>
              <w:spacing w:before="0" w:after="0"/>
              <w:jc w:val="center"/>
            </w:pPr>
          </w:p>
        </w:tc>
        <w:tc>
          <w:tcPr>
            <w:tcW w:w="3731" w:type="dxa"/>
          </w:tcPr>
          <w:p w14:paraId="38745698" w14:textId="77777777" w:rsidR="002634B3" w:rsidRPr="001650B8" w:rsidRDefault="002634B3" w:rsidP="000C107C">
            <w:pPr>
              <w:pStyle w:val="5x6cell"/>
              <w:tabs>
                <w:tab w:val="clear" w:pos="0"/>
                <w:tab w:val="clear" w:pos="1440"/>
                <w:tab w:val="clear" w:pos="2160"/>
              </w:tabs>
              <w:spacing w:before="0" w:after="0"/>
              <w:rPr>
                <w:bCs/>
              </w:rPr>
            </w:pPr>
            <w:r>
              <w:rPr>
                <w:bCs/>
              </w:rPr>
              <w:t>Repeat above analysis steps for the other metering arm.</w:t>
            </w:r>
          </w:p>
        </w:tc>
        <w:tc>
          <w:tcPr>
            <w:tcW w:w="4263" w:type="dxa"/>
          </w:tcPr>
          <w:p w14:paraId="38745699" w14:textId="77777777" w:rsidR="002634B3" w:rsidRDefault="0008377D" w:rsidP="000C107C">
            <w:pPr>
              <w:pStyle w:val="List1"/>
              <w:numPr>
                <w:ilvl w:val="0"/>
                <w:numId w:val="0"/>
              </w:numPr>
            </w:pPr>
            <w:r>
              <w:t>NA</w:t>
            </w:r>
          </w:p>
        </w:tc>
        <w:tc>
          <w:tcPr>
            <w:tcW w:w="4212" w:type="dxa"/>
          </w:tcPr>
          <w:p w14:paraId="3874569A" w14:textId="77777777" w:rsidR="002634B3" w:rsidRPr="001917C0" w:rsidRDefault="0008377D" w:rsidP="0008377D">
            <w:pPr>
              <w:spacing w:after="0" w:line="240" w:lineRule="auto"/>
              <w:ind w:left="388"/>
              <w:rPr>
                <w:rFonts w:ascii="Times New Roman" w:eastAsia="Calibri" w:hAnsi="Times New Roman" w:cs="Times New Roman"/>
                <w:sz w:val="20"/>
                <w:szCs w:val="20"/>
              </w:rPr>
            </w:pPr>
            <w:r>
              <w:rPr>
                <w:rFonts w:ascii="Times New Roman" w:eastAsia="Calibri" w:hAnsi="Times New Roman" w:cs="Times New Roman"/>
                <w:sz w:val="20"/>
                <w:szCs w:val="20"/>
              </w:rPr>
              <w:t>NA</w:t>
            </w:r>
          </w:p>
          <w:p w14:paraId="3874569B" w14:textId="77777777" w:rsidR="002634B3" w:rsidRDefault="002634B3" w:rsidP="000C107C">
            <w:pPr>
              <w:rPr>
                <w:rFonts w:ascii="Calibri" w:eastAsia="Calibri" w:hAnsi="Calibri" w:cs="Times New Roman"/>
              </w:rPr>
            </w:pPr>
          </w:p>
        </w:tc>
        <w:tc>
          <w:tcPr>
            <w:tcW w:w="861" w:type="dxa"/>
          </w:tcPr>
          <w:p w14:paraId="3874569C" w14:textId="77777777" w:rsidR="002634B3" w:rsidRDefault="002634B3" w:rsidP="000C107C">
            <w:pPr>
              <w:pStyle w:val="5x6cell"/>
              <w:widowControl/>
              <w:numPr>
                <w:ilvl w:val="12"/>
                <w:numId w:val="0"/>
              </w:numPr>
              <w:spacing w:before="0" w:after="0"/>
              <w:rPr>
                <w:iCs/>
              </w:rPr>
            </w:pPr>
          </w:p>
        </w:tc>
      </w:tr>
      <w:tr w:rsidR="002634B3" w14:paraId="387456A1" w14:textId="77777777" w:rsidTr="008672C1">
        <w:trPr>
          <w:cantSplit/>
          <w:trHeight w:val="570"/>
          <w:jc w:val="center"/>
        </w:trPr>
        <w:tc>
          <w:tcPr>
            <w:tcW w:w="852" w:type="dxa"/>
          </w:tcPr>
          <w:p w14:paraId="3874569E" w14:textId="77777777" w:rsidR="002634B3" w:rsidRDefault="002634B3" w:rsidP="007A42F1">
            <w:pPr>
              <w:pStyle w:val="5x6cell"/>
              <w:widowControl/>
              <w:numPr>
                <w:ilvl w:val="0"/>
                <w:numId w:val="23"/>
              </w:numPr>
              <w:spacing w:before="0" w:after="0"/>
              <w:jc w:val="center"/>
            </w:pPr>
          </w:p>
        </w:tc>
        <w:tc>
          <w:tcPr>
            <w:tcW w:w="12206" w:type="dxa"/>
            <w:gridSpan w:val="3"/>
          </w:tcPr>
          <w:p w14:paraId="3874569F" w14:textId="77777777" w:rsidR="002634B3" w:rsidRPr="008672C1" w:rsidRDefault="002634B3" w:rsidP="000C107C">
            <w:pPr>
              <w:rPr>
                <w:rFonts w:ascii="Times New Roman" w:eastAsia="Calibri" w:hAnsi="Times New Roman" w:cs="Times New Roman"/>
                <w:sz w:val="20"/>
                <w:szCs w:val="20"/>
              </w:rPr>
            </w:pPr>
            <w:r w:rsidRPr="00D22F65">
              <w:rPr>
                <w:rFonts w:ascii="Times New Roman" w:eastAsia="Calibri" w:hAnsi="Times New Roman" w:cs="Times New Roman"/>
                <w:sz w:val="20"/>
                <w:szCs w:val="20"/>
              </w:rPr>
              <w:t xml:space="preserve">Select and </w:t>
            </w:r>
            <w:r w:rsidRPr="00D22F65">
              <w:rPr>
                <w:rFonts w:ascii="Times New Roman" w:eastAsia="Calibri" w:hAnsi="Times New Roman" w:cs="Times New Roman"/>
                <w:b/>
                <w:bCs/>
                <w:sz w:val="20"/>
                <w:szCs w:val="20"/>
              </w:rPr>
              <w:t>print</w:t>
            </w:r>
            <w:r w:rsidRPr="00D22F65">
              <w:rPr>
                <w:rFonts w:ascii="Times New Roman" w:eastAsia="Calibri" w:hAnsi="Times New Roman" w:cs="Times New Roman"/>
                <w:sz w:val="20"/>
                <w:szCs w:val="20"/>
              </w:rPr>
              <w:t xml:space="preserve"> any conditions posted during execution of this test case (since the last reset).</w:t>
            </w:r>
          </w:p>
        </w:tc>
        <w:tc>
          <w:tcPr>
            <w:tcW w:w="861" w:type="dxa"/>
          </w:tcPr>
          <w:p w14:paraId="387456A0" w14:textId="77777777" w:rsidR="002634B3" w:rsidRDefault="002634B3" w:rsidP="000C107C">
            <w:pPr>
              <w:pStyle w:val="Caption"/>
              <w:numPr>
                <w:ilvl w:val="12"/>
                <w:numId w:val="0"/>
              </w:numPr>
              <w:spacing w:before="0" w:after="0" w:line="240" w:lineRule="auto"/>
              <w:jc w:val="left"/>
              <w:rPr>
                <w:rFonts w:ascii="Times New Roman" w:eastAsia="Calibri" w:hAnsi="Times New Roman" w:cs="Times New Roman"/>
                <w:i w:val="0"/>
                <w:iCs/>
              </w:rPr>
            </w:pPr>
          </w:p>
        </w:tc>
      </w:tr>
      <w:tr w:rsidR="002634B3" w14:paraId="387456A5" w14:textId="77777777" w:rsidTr="000C107C">
        <w:trPr>
          <w:cantSplit/>
          <w:trHeight w:val="471"/>
          <w:jc w:val="center"/>
        </w:trPr>
        <w:tc>
          <w:tcPr>
            <w:tcW w:w="852" w:type="dxa"/>
            <w:tcBorders>
              <w:top w:val="single" w:sz="6" w:space="0" w:color="auto"/>
              <w:left w:val="single" w:sz="6" w:space="0" w:color="auto"/>
              <w:bottom w:val="single" w:sz="6" w:space="0" w:color="auto"/>
              <w:right w:val="single" w:sz="6" w:space="0" w:color="auto"/>
            </w:tcBorders>
          </w:tcPr>
          <w:p w14:paraId="387456A2" w14:textId="77777777" w:rsidR="002634B3" w:rsidRDefault="002634B3" w:rsidP="007A42F1">
            <w:pPr>
              <w:pStyle w:val="5x6cell"/>
              <w:widowControl/>
              <w:numPr>
                <w:ilvl w:val="0"/>
                <w:numId w:val="23"/>
              </w:numPr>
              <w:spacing w:before="0" w:after="0"/>
              <w:jc w:val="center"/>
            </w:pPr>
          </w:p>
        </w:tc>
        <w:tc>
          <w:tcPr>
            <w:tcW w:w="12206" w:type="dxa"/>
            <w:gridSpan w:val="3"/>
            <w:tcBorders>
              <w:top w:val="single" w:sz="6" w:space="0" w:color="auto"/>
              <w:left w:val="single" w:sz="6" w:space="0" w:color="auto"/>
              <w:bottom w:val="single" w:sz="6" w:space="0" w:color="auto"/>
              <w:right w:val="single" w:sz="6" w:space="0" w:color="auto"/>
            </w:tcBorders>
          </w:tcPr>
          <w:p w14:paraId="387456A3" w14:textId="77777777" w:rsidR="002634B3" w:rsidRPr="008672C1" w:rsidRDefault="002634B3" w:rsidP="008672C1">
            <w:pPr>
              <w:ind w:right="-18"/>
              <w:rPr>
                <w:rFonts w:ascii="Times New Roman" w:eastAsia="Calibri" w:hAnsi="Times New Roman" w:cs="Times New Roman"/>
                <w:sz w:val="20"/>
                <w:szCs w:val="20"/>
              </w:rPr>
            </w:pPr>
            <w:r w:rsidRPr="005924A0">
              <w:rPr>
                <w:rFonts w:ascii="Times New Roman" w:eastAsia="Calibri" w:hAnsi="Times New Roman" w:cs="Times New Roman"/>
                <w:sz w:val="20"/>
                <w:szCs w:val="20"/>
              </w:rPr>
              <w:t xml:space="preserve">Run the PCAP file analysis script on each of the  OCD Packet Capture  renderings for primary and secondary metering arms </w:t>
            </w:r>
            <w:r w:rsidR="00247214">
              <w:rPr>
                <w:rFonts w:ascii="Times New Roman" w:eastAsia="Calibri" w:hAnsi="Times New Roman" w:cs="Times New Roman"/>
                <w:b/>
                <w:sz w:val="20"/>
                <w:szCs w:val="20"/>
              </w:rPr>
              <w:t>xtra_tech_capture</w:t>
            </w:r>
            <w:r w:rsidRPr="005924A0">
              <w:rPr>
                <w:rFonts w:ascii="Times New Roman" w:eastAsia="Calibri" w:hAnsi="Times New Roman" w:cs="Times New Roman"/>
                <w:b/>
                <w:sz w:val="20"/>
                <w:szCs w:val="20"/>
              </w:rPr>
              <w:t xml:space="preserve">_pcap.pl </w:t>
            </w:r>
            <w:r w:rsidR="002939B8">
              <w:rPr>
                <w:rFonts w:ascii="Times New Roman" w:eastAsia="Calibri" w:hAnsi="Times New Roman" w:cs="Times New Roman"/>
                <w:b/>
                <w:sz w:val="20"/>
                <w:szCs w:val="20"/>
              </w:rPr>
              <w:t xml:space="preserve"> ‘</w:t>
            </w:r>
            <w:r w:rsidR="004007E0">
              <w:rPr>
                <w:rFonts w:ascii="Times New Roman" w:eastAsia="Calibri" w:hAnsi="Times New Roman" w:cs="Times New Roman"/>
                <w:b/>
                <w:sz w:val="20"/>
                <w:szCs w:val="20"/>
              </w:rPr>
              <w:t xml:space="preserve"> OCD Packet Capture</w:t>
            </w:r>
            <w:r>
              <w:rPr>
                <w:rFonts w:ascii="Times New Roman" w:eastAsia="Calibri" w:hAnsi="Times New Roman" w:cs="Times New Roman"/>
                <w:b/>
                <w:sz w:val="20"/>
                <w:szCs w:val="20"/>
              </w:rPr>
              <w:t xml:space="preserve"> file name’</w:t>
            </w:r>
          </w:p>
        </w:tc>
        <w:tc>
          <w:tcPr>
            <w:tcW w:w="861" w:type="dxa"/>
            <w:tcBorders>
              <w:top w:val="single" w:sz="6" w:space="0" w:color="auto"/>
              <w:left w:val="single" w:sz="6" w:space="0" w:color="auto"/>
              <w:bottom w:val="single" w:sz="6" w:space="0" w:color="auto"/>
              <w:right w:val="single" w:sz="6" w:space="0" w:color="auto"/>
            </w:tcBorders>
          </w:tcPr>
          <w:p w14:paraId="387456A4" w14:textId="77777777" w:rsidR="002634B3" w:rsidRDefault="002634B3" w:rsidP="000C107C">
            <w:pPr>
              <w:pStyle w:val="Caption"/>
              <w:numPr>
                <w:ilvl w:val="12"/>
                <w:numId w:val="0"/>
              </w:numPr>
              <w:spacing w:before="0" w:after="0" w:line="240" w:lineRule="auto"/>
              <w:jc w:val="left"/>
              <w:rPr>
                <w:rFonts w:ascii="Times New Roman" w:eastAsia="Calibri" w:hAnsi="Times New Roman" w:cs="Times New Roman"/>
                <w:i w:val="0"/>
                <w:iCs/>
              </w:rPr>
            </w:pPr>
          </w:p>
        </w:tc>
      </w:tr>
      <w:tr w:rsidR="002634B3" w14:paraId="387456A9" w14:textId="77777777" w:rsidTr="000C107C">
        <w:trPr>
          <w:cantSplit/>
          <w:trHeight w:val="471"/>
          <w:jc w:val="center"/>
        </w:trPr>
        <w:tc>
          <w:tcPr>
            <w:tcW w:w="852" w:type="dxa"/>
            <w:tcBorders>
              <w:top w:val="single" w:sz="6" w:space="0" w:color="auto"/>
              <w:left w:val="single" w:sz="6" w:space="0" w:color="auto"/>
              <w:bottom w:val="single" w:sz="6" w:space="0" w:color="auto"/>
              <w:right w:val="single" w:sz="6" w:space="0" w:color="auto"/>
            </w:tcBorders>
          </w:tcPr>
          <w:p w14:paraId="387456A6" w14:textId="77777777" w:rsidR="002634B3" w:rsidRDefault="002634B3" w:rsidP="007A42F1">
            <w:pPr>
              <w:pStyle w:val="5x6cell"/>
              <w:widowControl/>
              <w:numPr>
                <w:ilvl w:val="0"/>
                <w:numId w:val="23"/>
              </w:numPr>
              <w:spacing w:before="0" w:after="0"/>
              <w:jc w:val="center"/>
            </w:pPr>
          </w:p>
        </w:tc>
        <w:tc>
          <w:tcPr>
            <w:tcW w:w="12206" w:type="dxa"/>
            <w:gridSpan w:val="3"/>
            <w:tcBorders>
              <w:top w:val="single" w:sz="6" w:space="0" w:color="auto"/>
              <w:left w:val="single" w:sz="6" w:space="0" w:color="auto"/>
              <w:bottom w:val="single" w:sz="6" w:space="0" w:color="auto"/>
              <w:right w:val="single" w:sz="6" w:space="0" w:color="auto"/>
            </w:tcBorders>
          </w:tcPr>
          <w:p w14:paraId="387456A7" w14:textId="77777777" w:rsidR="002634B3" w:rsidRPr="005924A0" w:rsidRDefault="002634B3" w:rsidP="000C107C">
            <w:pPr>
              <w:ind w:right="-18"/>
              <w:rPr>
                <w:rFonts w:ascii="Times New Roman" w:eastAsia="Calibri" w:hAnsi="Times New Roman" w:cs="Times New Roman"/>
                <w:sz w:val="20"/>
                <w:szCs w:val="20"/>
              </w:rPr>
            </w:pPr>
            <w:r>
              <w:rPr>
                <w:rFonts w:ascii="Times New Roman" w:eastAsia="Calibri" w:hAnsi="Times New Roman" w:cs="Times New Roman"/>
                <w:sz w:val="20"/>
                <w:szCs w:val="20"/>
              </w:rPr>
              <w:t>Retain the output of the scripted  analysis</w:t>
            </w:r>
          </w:p>
        </w:tc>
        <w:tc>
          <w:tcPr>
            <w:tcW w:w="861" w:type="dxa"/>
            <w:tcBorders>
              <w:top w:val="single" w:sz="6" w:space="0" w:color="auto"/>
              <w:left w:val="single" w:sz="6" w:space="0" w:color="auto"/>
              <w:bottom w:val="single" w:sz="6" w:space="0" w:color="auto"/>
              <w:right w:val="single" w:sz="6" w:space="0" w:color="auto"/>
            </w:tcBorders>
          </w:tcPr>
          <w:p w14:paraId="387456A8" w14:textId="77777777" w:rsidR="002634B3" w:rsidRDefault="002634B3" w:rsidP="000C107C">
            <w:pPr>
              <w:pStyle w:val="Caption"/>
              <w:numPr>
                <w:ilvl w:val="12"/>
                <w:numId w:val="0"/>
              </w:numPr>
              <w:spacing w:before="0" w:after="0" w:line="240" w:lineRule="auto"/>
              <w:jc w:val="left"/>
              <w:rPr>
                <w:rFonts w:ascii="Times New Roman" w:eastAsia="Calibri" w:hAnsi="Times New Roman" w:cs="Times New Roman"/>
                <w:i w:val="0"/>
                <w:iCs/>
              </w:rPr>
            </w:pPr>
          </w:p>
        </w:tc>
      </w:tr>
      <w:tr w:rsidR="002634B3" w14:paraId="387456AD" w14:textId="77777777" w:rsidTr="000C107C">
        <w:trPr>
          <w:cantSplit/>
          <w:trHeight w:val="471"/>
          <w:jc w:val="center"/>
        </w:trPr>
        <w:tc>
          <w:tcPr>
            <w:tcW w:w="852" w:type="dxa"/>
            <w:tcBorders>
              <w:top w:val="single" w:sz="6" w:space="0" w:color="auto"/>
              <w:left w:val="single" w:sz="6" w:space="0" w:color="auto"/>
              <w:bottom w:val="single" w:sz="6" w:space="0" w:color="auto"/>
              <w:right w:val="single" w:sz="6" w:space="0" w:color="auto"/>
            </w:tcBorders>
          </w:tcPr>
          <w:p w14:paraId="387456AA" w14:textId="77777777" w:rsidR="002634B3" w:rsidRDefault="002634B3" w:rsidP="007A42F1">
            <w:pPr>
              <w:pStyle w:val="5x6cell"/>
              <w:widowControl/>
              <w:numPr>
                <w:ilvl w:val="0"/>
                <w:numId w:val="23"/>
              </w:numPr>
              <w:spacing w:before="0" w:after="0"/>
              <w:jc w:val="center"/>
            </w:pPr>
          </w:p>
        </w:tc>
        <w:tc>
          <w:tcPr>
            <w:tcW w:w="12206" w:type="dxa"/>
            <w:gridSpan w:val="3"/>
            <w:tcBorders>
              <w:top w:val="single" w:sz="6" w:space="0" w:color="auto"/>
              <w:left w:val="single" w:sz="6" w:space="0" w:color="auto"/>
              <w:bottom w:val="single" w:sz="6" w:space="0" w:color="auto"/>
              <w:right w:val="single" w:sz="6" w:space="0" w:color="auto"/>
            </w:tcBorders>
          </w:tcPr>
          <w:p w14:paraId="387456AB" w14:textId="77777777" w:rsidR="002634B3" w:rsidRDefault="002634B3" w:rsidP="000C107C">
            <w:pPr>
              <w:ind w:right="-18"/>
              <w:rPr>
                <w:rFonts w:ascii="Times New Roman" w:eastAsia="Calibri" w:hAnsi="Times New Roman" w:cs="Times New Roman"/>
                <w:sz w:val="20"/>
                <w:szCs w:val="20"/>
              </w:rPr>
            </w:pPr>
            <w:r>
              <w:rPr>
                <w:rFonts w:ascii="Times New Roman" w:eastAsia="Calibri" w:hAnsi="Times New Roman" w:cs="Times New Roman"/>
                <w:sz w:val="20"/>
                <w:szCs w:val="20"/>
              </w:rPr>
              <w:t>Install the M3514 unit into the analyzer and repeat all steps of this test.</w:t>
            </w:r>
          </w:p>
        </w:tc>
        <w:tc>
          <w:tcPr>
            <w:tcW w:w="861" w:type="dxa"/>
            <w:tcBorders>
              <w:top w:val="single" w:sz="6" w:space="0" w:color="auto"/>
              <w:left w:val="single" w:sz="6" w:space="0" w:color="auto"/>
              <w:bottom w:val="single" w:sz="6" w:space="0" w:color="auto"/>
              <w:right w:val="single" w:sz="6" w:space="0" w:color="auto"/>
            </w:tcBorders>
          </w:tcPr>
          <w:p w14:paraId="387456AC" w14:textId="77777777" w:rsidR="002634B3" w:rsidRDefault="002634B3" w:rsidP="000C107C">
            <w:pPr>
              <w:pStyle w:val="Caption"/>
              <w:numPr>
                <w:ilvl w:val="12"/>
                <w:numId w:val="0"/>
              </w:numPr>
              <w:spacing w:before="0" w:after="0" w:line="240" w:lineRule="auto"/>
              <w:jc w:val="left"/>
              <w:rPr>
                <w:rFonts w:ascii="Times New Roman" w:eastAsia="Calibri" w:hAnsi="Times New Roman" w:cs="Times New Roman"/>
                <w:i w:val="0"/>
                <w:iCs/>
              </w:rPr>
            </w:pPr>
          </w:p>
        </w:tc>
      </w:tr>
    </w:tbl>
    <w:p w14:paraId="387456AE" w14:textId="77777777" w:rsidR="00856173" w:rsidRDefault="00856173">
      <w:pPr>
        <w:spacing w:after="0" w:line="240" w:lineRule="auto"/>
      </w:pPr>
    </w:p>
    <w:p w14:paraId="387456AF" w14:textId="77777777" w:rsidR="00856173" w:rsidRDefault="00856173">
      <w:pPr>
        <w:spacing w:after="0" w:line="240" w:lineRule="auto"/>
      </w:pPr>
      <w:del w:id="144" w:author="Whyte, Tony [Non-Ortho]" w:date="2021-07-30T08:16:00Z">
        <w:r w:rsidDel="007D6D9D">
          <w:br w:type="page"/>
        </w:r>
      </w:del>
    </w:p>
    <w:p w14:paraId="387456B0" w14:textId="77777777" w:rsidR="003750F1" w:rsidRDefault="003750F1">
      <w:pPr>
        <w:spacing w:after="0" w:line="240" w:lineRule="auto"/>
      </w:pPr>
    </w:p>
    <w:p w14:paraId="387456B1" w14:textId="77777777" w:rsidR="005B54AE" w:rsidRDefault="00014CD3" w:rsidP="000C1FF3">
      <w:pPr>
        <w:pStyle w:val="Heading2"/>
        <w:numPr>
          <w:ilvl w:val="1"/>
          <w:numId w:val="2"/>
        </w:numPr>
        <w:rPr>
          <w:sz w:val="24"/>
          <w:szCs w:val="24"/>
        </w:rPr>
      </w:pPr>
      <w:r w:rsidRPr="00CD2659">
        <w:rPr>
          <w:sz w:val="24"/>
          <w:szCs w:val="24"/>
        </w:rPr>
        <w:t xml:space="preserve"> </w:t>
      </w:r>
      <w:bookmarkStart w:id="145" w:name="_Toc354401878"/>
      <w:r w:rsidRPr="00CD2659">
        <w:rPr>
          <w:sz w:val="24"/>
          <w:szCs w:val="24"/>
        </w:rPr>
        <w:t>Sales</w:t>
      </w:r>
      <w:r w:rsidR="00123DB7">
        <w:rPr>
          <w:sz w:val="24"/>
          <w:szCs w:val="24"/>
        </w:rPr>
        <w:t>Show_All_</w:t>
      </w:r>
      <w:r w:rsidR="00D0309B">
        <w:rPr>
          <w:sz w:val="24"/>
          <w:szCs w:val="24"/>
        </w:rPr>
        <w:t xml:space="preserve">SaHa </w:t>
      </w:r>
      <w:r w:rsidRPr="00CD2659">
        <w:rPr>
          <w:sz w:val="24"/>
          <w:szCs w:val="24"/>
        </w:rPr>
        <w:t>Movement - Test Result</w:t>
      </w:r>
      <w:r w:rsidR="002622D7" w:rsidRPr="00CD2659">
        <w:rPr>
          <w:sz w:val="24"/>
          <w:szCs w:val="24"/>
        </w:rPr>
        <w:t>s</w:t>
      </w:r>
      <w:bookmarkEnd w:id="145"/>
    </w:p>
    <w:p w14:paraId="387456B2" w14:textId="77777777" w:rsidR="00137790" w:rsidRPr="00507DFD" w:rsidRDefault="00A24284" w:rsidP="000C1FF3">
      <w:pPr>
        <w:pStyle w:val="Heading3"/>
        <w:numPr>
          <w:ilvl w:val="2"/>
          <w:numId w:val="2"/>
        </w:numPr>
        <w:tabs>
          <w:tab w:val="clear" w:pos="2502"/>
        </w:tabs>
      </w:pPr>
      <w:r>
        <w:t xml:space="preserve"> </w:t>
      </w:r>
      <w:bookmarkStart w:id="146" w:name="_Toc354401879"/>
      <w:r w:rsidR="00EF2967">
        <w:t xml:space="preserve">SalesShow_All_SaHa </w:t>
      </w:r>
      <w:r w:rsidR="0011011E">
        <w:t xml:space="preserve">– 2514 </w:t>
      </w:r>
      <w:r>
        <w:t>Message Statistics - Primary Arm</w:t>
      </w:r>
      <w:bookmarkEnd w:id="146"/>
      <w:r>
        <w:t xml:space="preserve"> </w:t>
      </w:r>
    </w:p>
    <w:p w14:paraId="387456B3" w14:textId="77777777" w:rsidR="00137790" w:rsidRDefault="00137790" w:rsidP="00D0309B">
      <w:pPr>
        <w:autoSpaceDE w:val="0"/>
        <w:autoSpaceDN w:val="0"/>
        <w:adjustRightInd w:val="0"/>
        <w:spacing w:after="0" w:line="240" w:lineRule="auto"/>
        <w:rPr>
          <w:rFonts w:ascii="Lucida Console" w:eastAsia="Times New Roman" w:hAnsi="Lucida Console" w:cs="Lucida Console"/>
          <w:sz w:val="20"/>
          <w:szCs w:val="20"/>
        </w:rPr>
      </w:pPr>
    </w:p>
    <w:tbl>
      <w:tblPr>
        <w:tblW w:w="11827" w:type="dxa"/>
        <w:jc w:val="center"/>
        <w:tblCellMar>
          <w:left w:w="115" w:type="dxa"/>
          <w:right w:w="115" w:type="dxa"/>
        </w:tblCellMar>
        <w:tblLook w:val="04A0" w:firstRow="1" w:lastRow="0" w:firstColumn="1" w:lastColumn="0" w:noHBand="0" w:noVBand="1"/>
      </w:tblPr>
      <w:tblGrid>
        <w:gridCol w:w="2663"/>
        <w:gridCol w:w="3505"/>
        <w:gridCol w:w="1117"/>
        <w:gridCol w:w="1251"/>
        <w:gridCol w:w="1289"/>
        <w:gridCol w:w="585"/>
        <w:gridCol w:w="1417"/>
      </w:tblGrid>
      <w:tr w:rsidR="00D25866" w:rsidRPr="005F6BED" w14:paraId="387456BB" w14:textId="77777777" w:rsidTr="00D25866">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6B4" w14:textId="77777777" w:rsidR="00D25866" w:rsidRPr="005F6BED" w:rsidRDefault="00D25866" w:rsidP="00AD4DEC">
            <w:pPr>
              <w:jc w:val="center"/>
              <w:rPr>
                <w:b/>
              </w:rPr>
            </w:pPr>
            <w:r w:rsidRPr="005F6BED">
              <w:rPr>
                <w:b/>
              </w:rPr>
              <w:t>Move Name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7456B5" w14:textId="77777777" w:rsidR="00D25866" w:rsidRDefault="00D25866" w:rsidP="00AD4DEC">
            <w:pPr>
              <w:jc w:val="center"/>
              <w:rPr>
                <w:b/>
              </w:rPr>
            </w:pPr>
            <w:r>
              <w:rPr>
                <w:b/>
              </w:rPr>
              <w:t>File Name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6B6" w14:textId="77777777" w:rsidR="00D25866" w:rsidRPr="005F6BED" w:rsidRDefault="00D25866" w:rsidP="00AD4DEC">
            <w:pPr>
              <w:jc w:val="center"/>
              <w:rPr>
                <w:b/>
              </w:rPr>
            </w:pPr>
            <w:r>
              <w:rPr>
                <w:b/>
              </w:rPr>
              <w:t>Iterations</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6B7" w14:textId="77777777" w:rsidR="00D25866" w:rsidRPr="005F6BED" w:rsidRDefault="00D25866" w:rsidP="00AD4DEC">
            <w:pPr>
              <w:jc w:val="center"/>
              <w:rPr>
                <w:b/>
              </w:rPr>
            </w:pPr>
            <w:r w:rsidRPr="005F6BED">
              <w:rPr>
                <w:b/>
              </w:rPr>
              <w:t>Min</w:t>
            </w:r>
            <w:r>
              <w:rPr>
                <w:b/>
              </w:rPr>
              <w:t xml:space="preserve"> (msec)</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6B8" w14:textId="77777777" w:rsidR="00D25866" w:rsidRPr="005F6BED" w:rsidRDefault="00D25866" w:rsidP="00AD4DEC">
            <w:pPr>
              <w:jc w:val="center"/>
              <w:rPr>
                <w:b/>
              </w:rPr>
            </w:pPr>
            <w:r w:rsidRPr="005F6BED">
              <w:rPr>
                <w:b/>
              </w:rPr>
              <w:t>Max</w:t>
            </w:r>
            <w:r>
              <w:rPr>
                <w:b/>
              </w:rPr>
              <w:t xml:space="preserve"> (msec)</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6B9" w14:textId="77777777" w:rsidR="00D25866" w:rsidRPr="005F6BED" w:rsidRDefault="00D25866" w:rsidP="00AD4DEC">
            <w:pPr>
              <w:jc w:val="center"/>
              <w:rPr>
                <w:b/>
              </w:rPr>
            </w:pPr>
            <w:r>
              <w:rPr>
                <w:b/>
              </w:rPr>
              <w:t>STD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6BA" w14:textId="77777777" w:rsidR="00D25866" w:rsidRPr="005F6BED" w:rsidRDefault="00D25866" w:rsidP="00AD4DEC">
            <w:pPr>
              <w:jc w:val="center"/>
              <w:rPr>
                <w:b/>
              </w:rPr>
            </w:pPr>
            <w:r w:rsidRPr="005F6BED">
              <w:rPr>
                <w:b/>
              </w:rPr>
              <w:t>Mean</w:t>
            </w:r>
            <w:r>
              <w:rPr>
                <w:b/>
              </w:rPr>
              <w:t xml:space="preserve"> (msec)</w:t>
            </w:r>
          </w:p>
        </w:tc>
      </w:tr>
      <w:tr w:rsidR="00D25866" w:rsidRPr="00EC3942" w14:paraId="387456C3"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BC"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PrimaryCmTl</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PrimarySeal</w:t>
            </w:r>
            <w:proofErr w:type="spellEnd"/>
          </w:p>
        </w:tc>
        <w:tc>
          <w:tcPr>
            <w:tcW w:w="0" w:type="auto"/>
            <w:tcMar>
              <w:top w:w="115" w:type="dxa"/>
              <w:left w:w="115" w:type="dxa"/>
              <w:bottom w:w="115" w:type="dxa"/>
              <w:right w:w="115" w:type="dxa"/>
            </w:tcMar>
          </w:tcPr>
          <w:p w14:paraId="387456BD"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BE"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3000</w:t>
            </w:r>
          </w:p>
        </w:tc>
        <w:tc>
          <w:tcPr>
            <w:tcW w:w="0" w:type="auto"/>
            <w:shd w:val="clear" w:color="auto" w:fill="auto"/>
            <w:noWrap/>
            <w:hideMark/>
          </w:tcPr>
          <w:p w14:paraId="387456BF"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933.857</w:t>
            </w:r>
          </w:p>
        </w:tc>
        <w:tc>
          <w:tcPr>
            <w:tcW w:w="0" w:type="auto"/>
            <w:shd w:val="clear" w:color="auto" w:fill="auto"/>
            <w:noWrap/>
            <w:hideMark/>
          </w:tcPr>
          <w:p w14:paraId="387456C0"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965.85</w:t>
            </w:r>
          </w:p>
        </w:tc>
        <w:tc>
          <w:tcPr>
            <w:tcW w:w="0" w:type="auto"/>
            <w:shd w:val="clear" w:color="auto" w:fill="B8CCE4" w:themeFill="accent1" w:themeFillTint="66"/>
            <w:noWrap/>
            <w:hideMark/>
          </w:tcPr>
          <w:p w14:paraId="387456C1"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w:t>
            </w:r>
          </w:p>
        </w:tc>
        <w:tc>
          <w:tcPr>
            <w:tcW w:w="0" w:type="auto"/>
            <w:shd w:val="clear" w:color="auto" w:fill="B8CCE4" w:themeFill="accent1" w:themeFillTint="66"/>
            <w:noWrap/>
            <w:hideMark/>
          </w:tcPr>
          <w:p w14:paraId="387456C2"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949.33</w:t>
            </w:r>
          </w:p>
        </w:tc>
      </w:tr>
      <w:tr w:rsidR="00D25866" w:rsidRPr="00EC3942" w14:paraId="387456CB"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C4"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PrimaryDump</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PrimaryHome</w:t>
            </w:r>
            <w:proofErr w:type="spellEnd"/>
          </w:p>
        </w:tc>
        <w:tc>
          <w:tcPr>
            <w:tcW w:w="0" w:type="auto"/>
            <w:tcMar>
              <w:top w:w="115" w:type="dxa"/>
              <w:left w:w="115" w:type="dxa"/>
              <w:bottom w:w="115" w:type="dxa"/>
              <w:right w:w="115" w:type="dxa"/>
            </w:tcMar>
          </w:tcPr>
          <w:p w14:paraId="387456C5"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C6"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1000</w:t>
            </w:r>
          </w:p>
        </w:tc>
        <w:tc>
          <w:tcPr>
            <w:tcW w:w="0" w:type="auto"/>
            <w:shd w:val="clear" w:color="auto" w:fill="auto"/>
            <w:noWrap/>
            <w:hideMark/>
          </w:tcPr>
          <w:p w14:paraId="387456C7"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1227.813</w:t>
            </w:r>
          </w:p>
        </w:tc>
        <w:tc>
          <w:tcPr>
            <w:tcW w:w="0" w:type="auto"/>
            <w:shd w:val="clear" w:color="auto" w:fill="auto"/>
            <w:noWrap/>
            <w:hideMark/>
          </w:tcPr>
          <w:p w14:paraId="387456C8"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1265.81</w:t>
            </w:r>
          </w:p>
        </w:tc>
        <w:tc>
          <w:tcPr>
            <w:tcW w:w="0" w:type="auto"/>
            <w:shd w:val="clear" w:color="auto" w:fill="B8CCE4" w:themeFill="accent1" w:themeFillTint="66"/>
            <w:noWrap/>
            <w:hideMark/>
          </w:tcPr>
          <w:p w14:paraId="387456C9"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1.58</w:t>
            </w:r>
          </w:p>
        </w:tc>
        <w:tc>
          <w:tcPr>
            <w:tcW w:w="0" w:type="auto"/>
            <w:shd w:val="clear" w:color="auto" w:fill="B8CCE4" w:themeFill="accent1" w:themeFillTint="66"/>
            <w:noWrap/>
            <w:hideMark/>
          </w:tcPr>
          <w:p w14:paraId="387456CA"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1242.42</w:t>
            </w:r>
          </w:p>
        </w:tc>
      </w:tr>
      <w:tr w:rsidR="00D25866" w:rsidRPr="00EC3942" w14:paraId="387456D3"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CC"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PrimaryHome</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PrimaryDump</w:t>
            </w:r>
            <w:proofErr w:type="spellEnd"/>
          </w:p>
        </w:tc>
        <w:tc>
          <w:tcPr>
            <w:tcW w:w="0" w:type="auto"/>
            <w:tcMar>
              <w:top w:w="115" w:type="dxa"/>
              <w:left w:w="115" w:type="dxa"/>
              <w:bottom w:w="115" w:type="dxa"/>
              <w:right w:w="115" w:type="dxa"/>
            </w:tcMar>
          </w:tcPr>
          <w:p w14:paraId="387456CD"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CE"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1000</w:t>
            </w:r>
          </w:p>
        </w:tc>
        <w:tc>
          <w:tcPr>
            <w:tcW w:w="0" w:type="auto"/>
            <w:shd w:val="clear" w:color="auto" w:fill="auto"/>
            <w:noWrap/>
            <w:hideMark/>
          </w:tcPr>
          <w:p w14:paraId="387456CF"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1222.813</w:t>
            </w:r>
          </w:p>
        </w:tc>
        <w:tc>
          <w:tcPr>
            <w:tcW w:w="0" w:type="auto"/>
            <w:shd w:val="clear" w:color="auto" w:fill="auto"/>
            <w:noWrap/>
            <w:hideMark/>
          </w:tcPr>
          <w:p w14:paraId="387456D0"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1247.81</w:t>
            </w:r>
          </w:p>
        </w:tc>
        <w:tc>
          <w:tcPr>
            <w:tcW w:w="0" w:type="auto"/>
            <w:shd w:val="clear" w:color="auto" w:fill="B8CCE4" w:themeFill="accent1" w:themeFillTint="66"/>
            <w:noWrap/>
            <w:hideMark/>
          </w:tcPr>
          <w:p w14:paraId="387456D1"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1.28</w:t>
            </w:r>
          </w:p>
        </w:tc>
        <w:tc>
          <w:tcPr>
            <w:tcW w:w="0" w:type="auto"/>
            <w:shd w:val="clear" w:color="auto" w:fill="B8CCE4" w:themeFill="accent1" w:themeFillTint="66"/>
            <w:noWrap/>
            <w:hideMark/>
          </w:tcPr>
          <w:p w14:paraId="387456D2"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1239.35</w:t>
            </w:r>
          </w:p>
        </w:tc>
      </w:tr>
      <w:tr w:rsidR="00D25866" w:rsidRPr="00EC3942" w14:paraId="387456DB"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D4"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PrimaryHome</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PrimaryHome</w:t>
            </w:r>
            <w:proofErr w:type="spellEnd"/>
          </w:p>
        </w:tc>
        <w:tc>
          <w:tcPr>
            <w:tcW w:w="0" w:type="auto"/>
            <w:tcMar>
              <w:top w:w="115" w:type="dxa"/>
              <w:left w:w="115" w:type="dxa"/>
              <w:bottom w:w="115" w:type="dxa"/>
              <w:right w:w="115" w:type="dxa"/>
            </w:tcMar>
          </w:tcPr>
          <w:p w14:paraId="387456D5"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D6"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1000</w:t>
            </w:r>
          </w:p>
        </w:tc>
        <w:tc>
          <w:tcPr>
            <w:tcW w:w="0" w:type="auto"/>
            <w:shd w:val="clear" w:color="auto" w:fill="auto"/>
            <w:noWrap/>
            <w:hideMark/>
          </w:tcPr>
          <w:p w14:paraId="387456D7"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0</w:t>
            </w:r>
          </w:p>
        </w:tc>
        <w:tc>
          <w:tcPr>
            <w:tcW w:w="0" w:type="auto"/>
            <w:shd w:val="clear" w:color="auto" w:fill="auto"/>
            <w:noWrap/>
            <w:hideMark/>
          </w:tcPr>
          <w:p w14:paraId="387456D8"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32.99</w:t>
            </w:r>
          </w:p>
        </w:tc>
        <w:tc>
          <w:tcPr>
            <w:tcW w:w="0" w:type="auto"/>
            <w:shd w:val="clear" w:color="auto" w:fill="B8CCE4" w:themeFill="accent1" w:themeFillTint="66"/>
            <w:noWrap/>
            <w:hideMark/>
          </w:tcPr>
          <w:p w14:paraId="387456D9"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1.16</w:t>
            </w:r>
          </w:p>
        </w:tc>
        <w:tc>
          <w:tcPr>
            <w:tcW w:w="0" w:type="auto"/>
            <w:shd w:val="clear" w:color="auto" w:fill="B8CCE4" w:themeFill="accent1" w:themeFillTint="66"/>
            <w:noWrap/>
            <w:hideMark/>
          </w:tcPr>
          <w:p w14:paraId="387456DA"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12.16</w:t>
            </w:r>
          </w:p>
        </w:tc>
      </w:tr>
      <w:tr w:rsidR="00D25866" w:rsidRPr="00EC3942" w14:paraId="387456E3"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DC"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PrimaryHome</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PrimaryVtip</w:t>
            </w:r>
            <w:proofErr w:type="spellEnd"/>
          </w:p>
        </w:tc>
        <w:tc>
          <w:tcPr>
            <w:tcW w:w="0" w:type="auto"/>
            <w:tcMar>
              <w:top w:w="115" w:type="dxa"/>
              <w:left w:w="115" w:type="dxa"/>
              <w:bottom w:w="115" w:type="dxa"/>
              <w:right w:w="115" w:type="dxa"/>
            </w:tcMar>
          </w:tcPr>
          <w:p w14:paraId="387456DD"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DE"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3000</w:t>
            </w:r>
          </w:p>
        </w:tc>
        <w:tc>
          <w:tcPr>
            <w:tcW w:w="0" w:type="auto"/>
            <w:shd w:val="clear" w:color="auto" w:fill="auto"/>
            <w:noWrap/>
            <w:hideMark/>
          </w:tcPr>
          <w:p w14:paraId="387456DF"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441.932</w:t>
            </w:r>
          </w:p>
        </w:tc>
        <w:tc>
          <w:tcPr>
            <w:tcW w:w="0" w:type="auto"/>
            <w:shd w:val="clear" w:color="auto" w:fill="auto"/>
            <w:noWrap/>
            <w:hideMark/>
          </w:tcPr>
          <w:p w14:paraId="387456E0"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472.93</w:t>
            </w:r>
          </w:p>
        </w:tc>
        <w:tc>
          <w:tcPr>
            <w:tcW w:w="0" w:type="auto"/>
            <w:shd w:val="clear" w:color="auto" w:fill="B8CCE4" w:themeFill="accent1" w:themeFillTint="66"/>
            <w:noWrap/>
            <w:hideMark/>
          </w:tcPr>
          <w:p w14:paraId="387456E1"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0.89</w:t>
            </w:r>
          </w:p>
        </w:tc>
        <w:tc>
          <w:tcPr>
            <w:tcW w:w="0" w:type="auto"/>
            <w:shd w:val="clear" w:color="auto" w:fill="B8CCE4" w:themeFill="accent1" w:themeFillTint="66"/>
            <w:noWrap/>
            <w:hideMark/>
          </w:tcPr>
          <w:p w14:paraId="387456E2"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458.22</w:t>
            </w:r>
          </w:p>
        </w:tc>
      </w:tr>
      <w:tr w:rsidR="00D25866" w:rsidRPr="00EC3942" w14:paraId="387456EB"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E4"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PrimaryQtip</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PrimaryHome</w:t>
            </w:r>
            <w:proofErr w:type="spellEnd"/>
          </w:p>
        </w:tc>
        <w:tc>
          <w:tcPr>
            <w:tcW w:w="0" w:type="auto"/>
            <w:tcMar>
              <w:top w:w="115" w:type="dxa"/>
              <w:left w:w="115" w:type="dxa"/>
              <w:bottom w:w="115" w:type="dxa"/>
              <w:right w:w="115" w:type="dxa"/>
            </w:tcMar>
          </w:tcPr>
          <w:p w14:paraId="387456E5"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E6"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3000</w:t>
            </w:r>
          </w:p>
        </w:tc>
        <w:tc>
          <w:tcPr>
            <w:tcW w:w="0" w:type="auto"/>
            <w:shd w:val="clear" w:color="auto" w:fill="auto"/>
            <w:noWrap/>
            <w:hideMark/>
          </w:tcPr>
          <w:p w14:paraId="387456E7"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1084.834</w:t>
            </w:r>
          </w:p>
        </w:tc>
        <w:tc>
          <w:tcPr>
            <w:tcW w:w="0" w:type="auto"/>
            <w:shd w:val="clear" w:color="auto" w:fill="auto"/>
            <w:noWrap/>
            <w:hideMark/>
          </w:tcPr>
          <w:p w14:paraId="387456E8"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1140.83</w:t>
            </w:r>
          </w:p>
        </w:tc>
        <w:tc>
          <w:tcPr>
            <w:tcW w:w="0" w:type="auto"/>
            <w:shd w:val="clear" w:color="auto" w:fill="B8CCE4" w:themeFill="accent1" w:themeFillTint="66"/>
            <w:noWrap/>
            <w:hideMark/>
          </w:tcPr>
          <w:p w14:paraId="387456E9"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2.59</w:t>
            </w:r>
          </w:p>
        </w:tc>
        <w:tc>
          <w:tcPr>
            <w:tcW w:w="0" w:type="auto"/>
            <w:shd w:val="clear" w:color="auto" w:fill="B8CCE4" w:themeFill="accent1" w:themeFillTint="66"/>
            <w:noWrap/>
            <w:hideMark/>
          </w:tcPr>
          <w:p w14:paraId="387456EA"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1101.26</w:t>
            </w:r>
          </w:p>
        </w:tc>
      </w:tr>
      <w:tr w:rsidR="00D25866" w:rsidRPr="00EC3942" w14:paraId="387456F3"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EC"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PrimarySaha</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PrimaryHome</w:t>
            </w:r>
            <w:proofErr w:type="spellEnd"/>
          </w:p>
        </w:tc>
        <w:tc>
          <w:tcPr>
            <w:tcW w:w="0" w:type="auto"/>
            <w:tcMar>
              <w:top w:w="115" w:type="dxa"/>
              <w:left w:w="115" w:type="dxa"/>
              <w:bottom w:w="115" w:type="dxa"/>
              <w:right w:w="115" w:type="dxa"/>
            </w:tcMar>
          </w:tcPr>
          <w:p w14:paraId="387456ED"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EE"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1000</w:t>
            </w:r>
          </w:p>
        </w:tc>
        <w:tc>
          <w:tcPr>
            <w:tcW w:w="0" w:type="auto"/>
            <w:shd w:val="clear" w:color="auto" w:fill="auto"/>
            <w:noWrap/>
            <w:hideMark/>
          </w:tcPr>
          <w:p w14:paraId="387456EF"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0</w:t>
            </w:r>
          </w:p>
        </w:tc>
        <w:tc>
          <w:tcPr>
            <w:tcW w:w="0" w:type="auto"/>
            <w:shd w:val="clear" w:color="auto" w:fill="auto"/>
            <w:noWrap/>
            <w:hideMark/>
          </w:tcPr>
          <w:p w14:paraId="387456F0"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33.99</w:t>
            </w:r>
          </w:p>
        </w:tc>
        <w:tc>
          <w:tcPr>
            <w:tcW w:w="0" w:type="auto"/>
            <w:shd w:val="clear" w:color="auto" w:fill="B8CCE4" w:themeFill="accent1" w:themeFillTint="66"/>
            <w:noWrap/>
            <w:hideMark/>
          </w:tcPr>
          <w:p w14:paraId="387456F1"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1.27</w:t>
            </w:r>
          </w:p>
        </w:tc>
        <w:tc>
          <w:tcPr>
            <w:tcW w:w="0" w:type="auto"/>
            <w:shd w:val="clear" w:color="auto" w:fill="B8CCE4" w:themeFill="accent1" w:themeFillTint="66"/>
            <w:noWrap/>
            <w:hideMark/>
          </w:tcPr>
          <w:p w14:paraId="387456F2"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11.98</w:t>
            </w:r>
          </w:p>
        </w:tc>
      </w:tr>
      <w:tr w:rsidR="00D25866" w:rsidRPr="00EC3942" w14:paraId="387456FB"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F4"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PrimarySaha</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PrimarySaha</w:t>
            </w:r>
            <w:proofErr w:type="spellEnd"/>
          </w:p>
        </w:tc>
        <w:tc>
          <w:tcPr>
            <w:tcW w:w="0" w:type="auto"/>
            <w:tcMar>
              <w:top w:w="115" w:type="dxa"/>
              <w:left w:w="115" w:type="dxa"/>
              <w:bottom w:w="115" w:type="dxa"/>
              <w:right w:w="115" w:type="dxa"/>
            </w:tcMar>
          </w:tcPr>
          <w:p w14:paraId="387456F5"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F6"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1000</w:t>
            </w:r>
          </w:p>
        </w:tc>
        <w:tc>
          <w:tcPr>
            <w:tcW w:w="0" w:type="auto"/>
            <w:shd w:val="clear" w:color="auto" w:fill="auto"/>
            <w:noWrap/>
            <w:hideMark/>
          </w:tcPr>
          <w:p w14:paraId="387456F7"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0</w:t>
            </w:r>
          </w:p>
        </w:tc>
        <w:tc>
          <w:tcPr>
            <w:tcW w:w="0" w:type="auto"/>
            <w:shd w:val="clear" w:color="auto" w:fill="auto"/>
            <w:noWrap/>
            <w:hideMark/>
          </w:tcPr>
          <w:p w14:paraId="387456F8"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25</w:t>
            </w:r>
          </w:p>
        </w:tc>
        <w:tc>
          <w:tcPr>
            <w:tcW w:w="0" w:type="auto"/>
            <w:shd w:val="clear" w:color="auto" w:fill="B8CCE4" w:themeFill="accent1" w:themeFillTint="66"/>
            <w:noWrap/>
            <w:hideMark/>
          </w:tcPr>
          <w:p w14:paraId="387456F9"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w:t>
            </w:r>
          </w:p>
        </w:tc>
        <w:tc>
          <w:tcPr>
            <w:tcW w:w="0" w:type="auto"/>
            <w:shd w:val="clear" w:color="auto" w:fill="B8CCE4" w:themeFill="accent1" w:themeFillTint="66"/>
            <w:noWrap/>
            <w:hideMark/>
          </w:tcPr>
          <w:p w14:paraId="387456FA"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11.08</w:t>
            </w:r>
          </w:p>
        </w:tc>
      </w:tr>
      <w:tr w:rsidR="00D25866" w:rsidRPr="00EC3942" w14:paraId="38745703"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6FC"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PrimarySeal</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PrimaryQtip</w:t>
            </w:r>
            <w:proofErr w:type="spellEnd"/>
          </w:p>
        </w:tc>
        <w:tc>
          <w:tcPr>
            <w:tcW w:w="0" w:type="auto"/>
            <w:tcMar>
              <w:top w:w="115" w:type="dxa"/>
              <w:left w:w="115" w:type="dxa"/>
              <w:bottom w:w="115" w:type="dxa"/>
              <w:right w:w="115" w:type="dxa"/>
            </w:tcMar>
          </w:tcPr>
          <w:p w14:paraId="387456FD"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6FE"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3000</w:t>
            </w:r>
          </w:p>
        </w:tc>
        <w:tc>
          <w:tcPr>
            <w:tcW w:w="0" w:type="auto"/>
            <w:shd w:val="clear" w:color="auto" w:fill="auto"/>
            <w:noWrap/>
            <w:hideMark/>
          </w:tcPr>
          <w:p w14:paraId="387456FF"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184.972</w:t>
            </w:r>
          </w:p>
        </w:tc>
        <w:tc>
          <w:tcPr>
            <w:tcW w:w="0" w:type="auto"/>
            <w:shd w:val="clear" w:color="auto" w:fill="auto"/>
            <w:noWrap/>
            <w:hideMark/>
          </w:tcPr>
          <w:p w14:paraId="38745700"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216.97</w:t>
            </w:r>
          </w:p>
        </w:tc>
        <w:tc>
          <w:tcPr>
            <w:tcW w:w="0" w:type="auto"/>
            <w:shd w:val="clear" w:color="auto" w:fill="B8CCE4" w:themeFill="accent1" w:themeFillTint="66"/>
            <w:noWrap/>
            <w:hideMark/>
          </w:tcPr>
          <w:p w14:paraId="38745701"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1.15</w:t>
            </w:r>
          </w:p>
        </w:tc>
        <w:tc>
          <w:tcPr>
            <w:tcW w:w="0" w:type="auto"/>
            <w:shd w:val="clear" w:color="auto" w:fill="B8CCE4" w:themeFill="accent1" w:themeFillTint="66"/>
            <w:noWrap/>
            <w:hideMark/>
          </w:tcPr>
          <w:p w14:paraId="38745702"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200.57</w:t>
            </w:r>
          </w:p>
        </w:tc>
      </w:tr>
      <w:tr w:rsidR="00D25866" w:rsidRPr="00EC3942" w14:paraId="3874570B"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704"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PrimaryStat</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PrimaryCmTl</w:t>
            </w:r>
            <w:proofErr w:type="spellEnd"/>
          </w:p>
        </w:tc>
        <w:tc>
          <w:tcPr>
            <w:tcW w:w="0" w:type="auto"/>
            <w:tcMar>
              <w:top w:w="115" w:type="dxa"/>
              <w:left w:w="115" w:type="dxa"/>
              <w:bottom w:w="115" w:type="dxa"/>
              <w:right w:w="115" w:type="dxa"/>
            </w:tcMar>
          </w:tcPr>
          <w:p w14:paraId="38745705"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706"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3000</w:t>
            </w:r>
          </w:p>
        </w:tc>
        <w:tc>
          <w:tcPr>
            <w:tcW w:w="0" w:type="auto"/>
            <w:shd w:val="clear" w:color="auto" w:fill="auto"/>
            <w:noWrap/>
            <w:hideMark/>
          </w:tcPr>
          <w:p w14:paraId="38745707"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988.848</w:t>
            </w:r>
          </w:p>
        </w:tc>
        <w:tc>
          <w:tcPr>
            <w:tcW w:w="0" w:type="auto"/>
            <w:shd w:val="clear" w:color="auto" w:fill="auto"/>
            <w:noWrap/>
            <w:hideMark/>
          </w:tcPr>
          <w:p w14:paraId="38745708"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1019.84</w:t>
            </w:r>
          </w:p>
        </w:tc>
        <w:tc>
          <w:tcPr>
            <w:tcW w:w="0" w:type="auto"/>
            <w:shd w:val="clear" w:color="auto" w:fill="B8CCE4" w:themeFill="accent1" w:themeFillTint="66"/>
            <w:noWrap/>
            <w:hideMark/>
          </w:tcPr>
          <w:p w14:paraId="38745709"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1.07</w:t>
            </w:r>
          </w:p>
        </w:tc>
        <w:tc>
          <w:tcPr>
            <w:tcW w:w="0" w:type="auto"/>
            <w:shd w:val="clear" w:color="auto" w:fill="B8CCE4" w:themeFill="accent1" w:themeFillTint="66"/>
            <w:noWrap/>
            <w:hideMark/>
          </w:tcPr>
          <w:p w14:paraId="3874570A"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1005.63</w:t>
            </w:r>
          </w:p>
        </w:tc>
      </w:tr>
      <w:tr w:rsidR="00D25866" w:rsidRPr="00EC3942" w14:paraId="38745713" w14:textId="77777777" w:rsidTr="00D258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32"/>
          <w:jc w:val="center"/>
        </w:trPr>
        <w:tc>
          <w:tcPr>
            <w:tcW w:w="0" w:type="auto"/>
            <w:shd w:val="clear" w:color="auto" w:fill="auto"/>
            <w:noWrap/>
            <w:hideMark/>
          </w:tcPr>
          <w:p w14:paraId="3874570C" w14:textId="77777777" w:rsidR="00D25866" w:rsidRPr="00507DFD" w:rsidRDefault="00D25866" w:rsidP="0003159F">
            <w:pPr>
              <w:spacing w:after="0" w:line="240" w:lineRule="auto"/>
              <w:rPr>
                <w:rFonts w:eastAsia="Times New Roman" w:cs="Times New Roman"/>
                <w:color w:val="000000"/>
                <w:sz w:val="20"/>
                <w:szCs w:val="20"/>
              </w:rPr>
            </w:pPr>
            <w:proofErr w:type="spellStart"/>
            <w:r w:rsidRPr="00507DFD">
              <w:rPr>
                <w:rFonts w:eastAsia="Times New Roman" w:cs="Times New Roman"/>
                <w:color w:val="000000"/>
                <w:sz w:val="20"/>
                <w:szCs w:val="20"/>
              </w:rPr>
              <w:t>PrimaryVtip</w:t>
            </w:r>
            <w:proofErr w:type="spellEnd"/>
            <w:r>
              <w:rPr>
                <w:rFonts w:eastAsia="Times New Roman" w:cs="Times New Roman"/>
                <w:color w:val="000000"/>
                <w:sz w:val="20"/>
                <w:szCs w:val="20"/>
              </w:rPr>
              <w:t>—</w:t>
            </w:r>
            <w:proofErr w:type="spellStart"/>
            <w:r w:rsidRPr="00507DFD">
              <w:rPr>
                <w:rFonts w:eastAsia="Times New Roman" w:cs="Times New Roman"/>
                <w:color w:val="000000"/>
                <w:sz w:val="20"/>
                <w:szCs w:val="20"/>
              </w:rPr>
              <w:t>PrimaryStat</w:t>
            </w:r>
            <w:proofErr w:type="spellEnd"/>
          </w:p>
        </w:tc>
        <w:tc>
          <w:tcPr>
            <w:tcW w:w="0" w:type="auto"/>
            <w:tcMar>
              <w:top w:w="115" w:type="dxa"/>
              <w:left w:w="115" w:type="dxa"/>
              <w:bottom w:w="115" w:type="dxa"/>
              <w:right w:w="115" w:type="dxa"/>
            </w:tcMar>
          </w:tcPr>
          <w:p w14:paraId="3874570D" w14:textId="77777777" w:rsidR="00D25866" w:rsidRPr="00507DFD" w:rsidRDefault="00D25866" w:rsidP="00BB7F7D">
            <w:pPr>
              <w:jc w:val="center"/>
              <w:rPr>
                <w:sz w:val="20"/>
                <w:szCs w:val="20"/>
              </w:rPr>
            </w:pPr>
            <w:r w:rsidRPr="00507DFD">
              <w:rPr>
                <w:rFonts w:eastAsia="Times New Roman" w:cs="Lucida Console"/>
                <w:sz w:val="20"/>
                <w:szCs w:val="20"/>
              </w:rPr>
              <w:t>2012123PrimShow1000_2514_tcp20.txt</w:t>
            </w:r>
          </w:p>
        </w:tc>
        <w:tc>
          <w:tcPr>
            <w:tcW w:w="0" w:type="auto"/>
            <w:shd w:val="clear" w:color="auto" w:fill="auto"/>
            <w:noWrap/>
            <w:hideMark/>
          </w:tcPr>
          <w:p w14:paraId="3874570E"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3000</w:t>
            </w:r>
          </w:p>
        </w:tc>
        <w:tc>
          <w:tcPr>
            <w:tcW w:w="0" w:type="auto"/>
            <w:shd w:val="clear" w:color="auto" w:fill="auto"/>
            <w:noWrap/>
            <w:hideMark/>
          </w:tcPr>
          <w:p w14:paraId="3874570F"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274.958</w:t>
            </w:r>
          </w:p>
        </w:tc>
        <w:tc>
          <w:tcPr>
            <w:tcW w:w="0" w:type="auto"/>
            <w:shd w:val="clear" w:color="auto" w:fill="auto"/>
            <w:noWrap/>
            <w:hideMark/>
          </w:tcPr>
          <w:p w14:paraId="38745710"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306.95</w:t>
            </w:r>
          </w:p>
        </w:tc>
        <w:tc>
          <w:tcPr>
            <w:tcW w:w="0" w:type="auto"/>
            <w:shd w:val="clear" w:color="auto" w:fill="B8CCE4" w:themeFill="accent1" w:themeFillTint="66"/>
            <w:noWrap/>
            <w:hideMark/>
          </w:tcPr>
          <w:p w14:paraId="38745711"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1.15</w:t>
            </w:r>
          </w:p>
        </w:tc>
        <w:tc>
          <w:tcPr>
            <w:tcW w:w="0" w:type="auto"/>
            <w:shd w:val="clear" w:color="auto" w:fill="B8CCE4" w:themeFill="accent1" w:themeFillTint="66"/>
            <w:noWrap/>
            <w:hideMark/>
          </w:tcPr>
          <w:p w14:paraId="38745712" w14:textId="77777777" w:rsidR="00D25866" w:rsidRPr="00507DFD" w:rsidRDefault="00D25866" w:rsidP="00BB7F7D">
            <w:pPr>
              <w:spacing w:after="0" w:line="240" w:lineRule="auto"/>
              <w:jc w:val="center"/>
              <w:rPr>
                <w:rFonts w:eastAsia="Times New Roman" w:cs="Times New Roman"/>
                <w:color w:val="000000"/>
                <w:sz w:val="20"/>
                <w:szCs w:val="20"/>
              </w:rPr>
            </w:pPr>
            <w:r w:rsidRPr="00507DFD">
              <w:rPr>
                <w:rFonts w:eastAsia="Times New Roman" w:cs="Times New Roman"/>
                <w:color w:val="000000"/>
                <w:sz w:val="20"/>
                <w:szCs w:val="20"/>
              </w:rPr>
              <w:t>291.36</w:t>
            </w:r>
          </w:p>
        </w:tc>
      </w:tr>
    </w:tbl>
    <w:p w14:paraId="38745714" w14:textId="77777777" w:rsidR="00AB1952" w:rsidRDefault="00AB1952" w:rsidP="00D0309B">
      <w:pPr>
        <w:autoSpaceDE w:val="0"/>
        <w:autoSpaceDN w:val="0"/>
        <w:adjustRightInd w:val="0"/>
        <w:spacing w:after="0" w:line="240" w:lineRule="auto"/>
        <w:rPr>
          <w:rFonts w:ascii="Lucida Console" w:eastAsia="Times New Roman" w:hAnsi="Lucida Console" w:cs="Lucida Console"/>
          <w:sz w:val="20"/>
          <w:szCs w:val="20"/>
        </w:rPr>
      </w:pPr>
    </w:p>
    <w:p w14:paraId="38745715" w14:textId="77777777" w:rsidR="00AD4DEC" w:rsidRDefault="00AD4DEC">
      <w:pPr>
        <w:spacing w:after="0" w:line="240" w:lineRule="auto"/>
        <w:rPr>
          <w:rFonts w:ascii="Lucida Console" w:eastAsia="Times New Roman" w:hAnsi="Lucida Console" w:cs="Lucida Console"/>
          <w:sz w:val="20"/>
          <w:szCs w:val="20"/>
        </w:rPr>
      </w:pPr>
      <w:r>
        <w:rPr>
          <w:rFonts w:ascii="Lucida Console" w:eastAsia="Times New Roman" w:hAnsi="Lucida Console" w:cs="Lucida Console"/>
          <w:sz w:val="20"/>
          <w:szCs w:val="20"/>
        </w:rPr>
        <w:br w:type="page"/>
      </w:r>
    </w:p>
    <w:p w14:paraId="38745716" w14:textId="77777777" w:rsidR="00AD4DEC" w:rsidRDefault="00AD4DEC" w:rsidP="00D0309B">
      <w:pPr>
        <w:autoSpaceDE w:val="0"/>
        <w:autoSpaceDN w:val="0"/>
        <w:adjustRightInd w:val="0"/>
        <w:spacing w:after="0" w:line="240" w:lineRule="auto"/>
        <w:rPr>
          <w:rFonts w:ascii="Lucida Console" w:eastAsia="Times New Roman" w:hAnsi="Lucida Console" w:cs="Lucida Console"/>
          <w:sz w:val="20"/>
          <w:szCs w:val="20"/>
        </w:rPr>
      </w:pPr>
    </w:p>
    <w:p w14:paraId="38745717" w14:textId="77777777" w:rsidR="00AB1952" w:rsidRPr="00FE2824" w:rsidRDefault="00EF2967" w:rsidP="000C1FF3">
      <w:pPr>
        <w:pStyle w:val="Heading3"/>
        <w:numPr>
          <w:ilvl w:val="2"/>
          <w:numId w:val="2"/>
        </w:numPr>
        <w:tabs>
          <w:tab w:val="clear" w:pos="2502"/>
        </w:tabs>
      </w:pPr>
      <w:bookmarkStart w:id="147" w:name="_Toc354401880"/>
      <w:proofErr w:type="spellStart"/>
      <w:r>
        <w:t>Sales</w:t>
      </w:r>
      <w:r w:rsidR="00AB1952">
        <w:t>Show</w:t>
      </w:r>
      <w:proofErr w:type="spellEnd"/>
      <w:r>
        <w:t>_</w:t>
      </w:r>
      <w:r w:rsidR="00AB1952">
        <w:t xml:space="preserve"> </w:t>
      </w:r>
      <w:proofErr w:type="spellStart"/>
      <w:r w:rsidR="00AB1952">
        <w:t>All</w:t>
      </w:r>
      <w:r>
        <w:t>_Saha</w:t>
      </w:r>
      <w:proofErr w:type="spellEnd"/>
      <w:r w:rsidR="00AB1952">
        <w:t xml:space="preserve"> – 3514 Message Statistics - Primary Arm</w:t>
      </w:r>
      <w:bookmarkEnd w:id="147"/>
      <w:r w:rsidR="00AB1952">
        <w:t xml:space="preserve"> </w:t>
      </w:r>
    </w:p>
    <w:p w14:paraId="38745718" w14:textId="77777777" w:rsidR="00AD4DEC" w:rsidRDefault="00AD4DEC" w:rsidP="00AB1952">
      <w:pPr>
        <w:autoSpaceDE w:val="0"/>
        <w:autoSpaceDN w:val="0"/>
        <w:adjustRightInd w:val="0"/>
        <w:spacing w:after="0" w:line="240" w:lineRule="auto"/>
        <w:rPr>
          <w:rFonts w:ascii="Lucida Console" w:eastAsia="Times New Roman" w:hAnsi="Lucida Console" w:cs="Lucida Console"/>
          <w:sz w:val="20"/>
          <w:szCs w:val="20"/>
        </w:rPr>
      </w:pPr>
    </w:p>
    <w:tbl>
      <w:tblPr>
        <w:tblW w:w="15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6480"/>
        <w:gridCol w:w="1440"/>
        <w:gridCol w:w="1620"/>
        <w:gridCol w:w="1363"/>
        <w:gridCol w:w="617"/>
        <w:gridCol w:w="954"/>
      </w:tblGrid>
      <w:tr w:rsidR="00D25866" w:rsidRPr="00EC3942" w14:paraId="38745720" w14:textId="77777777" w:rsidTr="00B057AF">
        <w:trPr>
          <w:cantSplit/>
          <w:trHeight w:val="300"/>
          <w:jc w:val="center"/>
        </w:trPr>
        <w:tc>
          <w:tcPr>
            <w:tcW w:w="2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719" w14:textId="77777777" w:rsidR="005F637F" w:rsidRDefault="00D25866">
            <w:pPr>
              <w:jc w:val="center"/>
              <w:rPr>
                <w:b/>
                <w:sz w:val="20"/>
                <w:szCs w:val="20"/>
              </w:rPr>
            </w:pPr>
            <w:r w:rsidRPr="00AD4DEC">
              <w:rPr>
                <w:b/>
                <w:sz w:val="20"/>
                <w:szCs w:val="20"/>
              </w:rPr>
              <w:t>Move Name</w:t>
            </w:r>
          </w:p>
        </w:tc>
        <w:tc>
          <w:tcPr>
            <w:tcW w:w="64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74571A" w14:textId="77777777" w:rsidR="005F637F" w:rsidRDefault="00D25866">
            <w:pPr>
              <w:jc w:val="center"/>
              <w:rPr>
                <w:b/>
                <w:sz w:val="20"/>
                <w:szCs w:val="20"/>
              </w:rPr>
            </w:pPr>
            <w:r w:rsidRPr="00AD4DEC">
              <w:rPr>
                <w:b/>
                <w:sz w:val="20"/>
                <w:szCs w:val="20"/>
              </w:rPr>
              <w:t>File Name</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71B" w14:textId="77777777" w:rsidR="005F637F" w:rsidRDefault="00D25866">
            <w:pPr>
              <w:jc w:val="center"/>
              <w:rPr>
                <w:b/>
                <w:sz w:val="20"/>
                <w:szCs w:val="20"/>
              </w:rPr>
            </w:pPr>
            <w:r w:rsidRPr="00AD4DEC">
              <w:rPr>
                <w:b/>
                <w:sz w:val="20"/>
                <w:szCs w:val="20"/>
              </w:rPr>
              <w:t>Iterations</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71C" w14:textId="77777777" w:rsidR="005F637F" w:rsidRDefault="00D25866">
            <w:pPr>
              <w:jc w:val="center"/>
              <w:rPr>
                <w:b/>
                <w:sz w:val="20"/>
                <w:szCs w:val="20"/>
              </w:rPr>
            </w:pPr>
            <w:r w:rsidRPr="00AD4DEC">
              <w:rPr>
                <w:b/>
                <w:sz w:val="20"/>
                <w:szCs w:val="20"/>
              </w:rPr>
              <w:t>Min (msec)</w:t>
            </w:r>
          </w:p>
        </w:tc>
        <w:tc>
          <w:tcPr>
            <w:tcW w:w="13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71D" w14:textId="77777777" w:rsidR="005F637F" w:rsidRDefault="00D25866">
            <w:pPr>
              <w:jc w:val="center"/>
              <w:rPr>
                <w:b/>
                <w:sz w:val="20"/>
                <w:szCs w:val="20"/>
              </w:rPr>
            </w:pPr>
            <w:r w:rsidRPr="00AD4DEC">
              <w:rPr>
                <w:b/>
                <w:sz w:val="20"/>
                <w:szCs w:val="20"/>
              </w:rPr>
              <w:t>Max (msec)</w:t>
            </w:r>
          </w:p>
        </w:tc>
        <w:tc>
          <w:tcPr>
            <w:tcW w:w="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71E" w14:textId="77777777" w:rsidR="005F637F" w:rsidRDefault="00D25866">
            <w:pPr>
              <w:jc w:val="center"/>
              <w:rPr>
                <w:b/>
                <w:sz w:val="20"/>
                <w:szCs w:val="20"/>
              </w:rPr>
            </w:pPr>
            <w:r w:rsidRPr="00AD4DEC">
              <w:rPr>
                <w:b/>
                <w:sz w:val="20"/>
                <w:szCs w:val="20"/>
              </w:rPr>
              <w:t>STD</w:t>
            </w:r>
          </w:p>
        </w:tc>
        <w:tc>
          <w:tcPr>
            <w:tcW w:w="95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874571F" w14:textId="77777777" w:rsidR="005F637F" w:rsidRDefault="00D25866">
            <w:pPr>
              <w:jc w:val="center"/>
              <w:rPr>
                <w:b/>
                <w:sz w:val="20"/>
                <w:szCs w:val="20"/>
              </w:rPr>
            </w:pPr>
            <w:r w:rsidRPr="00AD4DEC">
              <w:rPr>
                <w:b/>
                <w:sz w:val="20"/>
                <w:szCs w:val="20"/>
              </w:rPr>
              <w:t>Mean (msec)</w:t>
            </w:r>
          </w:p>
        </w:tc>
      </w:tr>
      <w:tr w:rsidR="00AB4158" w:rsidRPr="00AD4DEC" w14:paraId="38745728" w14:textId="77777777" w:rsidTr="00B057AF">
        <w:trPr>
          <w:cantSplit/>
          <w:trHeight w:val="300"/>
          <w:jc w:val="center"/>
        </w:trPr>
        <w:tc>
          <w:tcPr>
            <w:tcW w:w="2718" w:type="dxa"/>
            <w:shd w:val="clear" w:color="auto" w:fill="auto"/>
            <w:noWrap/>
            <w:hideMark/>
          </w:tcPr>
          <w:p w14:paraId="38745721"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PrimaryCmTl</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PrimarySeal</w:t>
            </w:r>
            <w:proofErr w:type="spellEnd"/>
          </w:p>
        </w:tc>
        <w:tc>
          <w:tcPr>
            <w:tcW w:w="6480" w:type="dxa"/>
            <w:vAlign w:val="center"/>
          </w:tcPr>
          <w:p w14:paraId="38745722" w14:textId="77777777" w:rsidR="00AB4158" w:rsidRPr="00AD4DEC" w:rsidRDefault="00AB4158">
            <w:pPr>
              <w:rPr>
                <w:sz w:val="20"/>
                <w:szCs w:val="20"/>
              </w:rPr>
            </w:pPr>
            <w:r>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23" w14:textId="77777777" w:rsidR="00B92FBD" w:rsidRDefault="00AB4158">
            <w:pPr>
              <w:jc w:val="center"/>
              <w:rPr>
                <w:rFonts w:ascii="Calibri" w:hAnsi="Calibri"/>
                <w:color w:val="000000"/>
              </w:rPr>
            </w:pPr>
            <w:r>
              <w:rPr>
                <w:rFonts w:ascii="Calibri" w:hAnsi="Calibri"/>
                <w:color w:val="000000"/>
              </w:rPr>
              <w:t>3000</w:t>
            </w:r>
          </w:p>
        </w:tc>
        <w:tc>
          <w:tcPr>
            <w:tcW w:w="1620" w:type="dxa"/>
            <w:shd w:val="clear" w:color="auto" w:fill="auto"/>
            <w:noWrap/>
            <w:vAlign w:val="bottom"/>
            <w:hideMark/>
          </w:tcPr>
          <w:p w14:paraId="38745724" w14:textId="77777777" w:rsidR="00AB4158" w:rsidRDefault="00AB4158" w:rsidP="00B27422">
            <w:pPr>
              <w:jc w:val="center"/>
              <w:rPr>
                <w:rFonts w:ascii="Calibri" w:hAnsi="Calibri"/>
                <w:color w:val="000000"/>
              </w:rPr>
            </w:pPr>
            <w:r>
              <w:rPr>
                <w:rFonts w:ascii="Calibri" w:hAnsi="Calibri"/>
                <w:color w:val="000000"/>
              </w:rPr>
              <w:t>918.859</w:t>
            </w:r>
          </w:p>
        </w:tc>
        <w:tc>
          <w:tcPr>
            <w:tcW w:w="1363" w:type="dxa"/>
            <w:shd w:val="clear" w:color="auto" w:fill="auto"/>
            <w:noWrap/>
            <w:vAlign w:val="bottom"/>
            <w:hideMark/>
          </w:tcPr>
          <w:p w14:paraId="38745725" w14:textId="77777777" w:rsidR="00AB4158" w:rsidRDefault="00AB4158" w:rsidP="00B27422">
            <w:pPr>
              <w:jc w:val="center"/>
              <w:rPr>
                <w:rFonts w:ascii="Calibri" w:hAnsi="Calibri"/>
                <w:color w:val="000000"/>
              </w:rPr>
            </w:pPr>
            <w:r>
              <w:rPr>
                <w:rFonts w:ascii="Calibri" w:hAnsi="Calibri"/>
                <w:color w:val="000000"/>
              </w:rPr>
              <w:t>970.85</w:t>
            </w:r>
          </w:p>
        </w:tc>
        <w:tc>
          <w:tcPr>
            <w:tcW w:w="617" w:type="dxa"/>
            <w:shd w:val="clear" w:color="auto" w:fill="B8CCE4" w:themeFill="accent1" w:themeFillTint="66"/>
            <w:noWrap/>
            <w:vAlign w:val="bottom"/>
            <w:hideMark/>
          </w:tcPr>
          <w:p w14:paraId="38745726" w14:textId="77777777" w:rsidR="00AB4158" w:rsidRDefault="00AB4158" w:rsidP="00B27422">
            <w:pPr>
              <w:jc w:val="center"/>
              <w:rPr>
                <w:rFonts w:ascii="Calibri" w:hAnsi="Calibri"/>
                <w:color w:val="000000"/>
              </w:rPr>
            </w:pPr>
            <w:r>
              <w:rPr>
                <w:rFonts w:ascii="Calibri" w:hAnsi="Calibri"/>
                <w:color w:val="000000"/>
              </w:rPr>
              <w:t>2.05</w:t>
            </w:r>
          </w:p>
        </w:tc>
        <w:tc>
          <w:tcPr>
            <w:tcW w:w="954" w:type="dxa"/>
            <w:shd w:val="clear" w:color="auto" w:fill="B8CCE4" w:themeFill="accent1" w:themeFillTint="66"/>
            <w:noWrap/>
            <w:vAlign w:val="bottom"/>
            <w:hideMark/>
          </w:tcPr>
          <w:p w14:paraId="38745727" w14:textId="77777777" w:rsidR="00AB4158" w:rsidRDefault="00AB4158" w:rsidP="00B27422">
            <w:pPr>
              <w:jc w:val="center"/>
              <w:rPr>
                <w:rFonts w:ascii="Calibri" w:hAnsi="Calibri"/>
                <w:color w:val="000000"/>
              </w:rPr>
            </w:pPr>
            <w:r>
              <w:rPr>
                <w:rFonts w:ascii="Calibri" w:hAnsi="Calibri"/>
                <w:color w:val="000000"/>
              </w:rPr>
              <w:t>945.42</w:t>
            </w:r>
          </w:p>
        </w:tc>
      </w:tr>
      <w:tr w:rsidR="00AB4158" w:rsidRPr="00AD4DEC" w14:paraId="38745730" w14:textId="77777777" w:rsidTr="00B057AF">
        <w:trPr>
          <w:cantSplit/>
          <w:trHeight w:val="300"/>
          <w:jc w:val="center"/>
        </w:trPr>
        <w:tc>
          <w:tcPr>
            <w:tcW w:w="2718" w:type="dxa"/>
            <w:shd w:val="clear" w:color="auto" w:fill="auto"/>
            <w:noWrap/>
            <w:hideMark/>
          </w:tcPr>
          <w:p w14:paraId="38745729"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PrimaryDump</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PrimaryHome</w:t>
            </w:r>
            <w:proofErr w:type="spellEnd"/>
          </w:p>
        </w:tc>
        <w:tc>
          <w:tcPr>
            <w:tcW w:w="6480" w:type="dxa"/>
          </w:tcPr>
          <w:p w14:paraId="3874572A"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2B" w14:textId="77777777" w:rsidR="00B92FBD" w:rsidRDefault="00AB4158">
            <w:pPr>
              <w:jc w:val="center"/>
              <w:rPr>
                <w:rFonts w:ascii="Calibri" w:hAnsi="Calibri"/>
                <w:color w:val="000000"/>
              </w:rPr>
            </w:pPr>
            <w:r>
              <w:rPr>
                <w:rFonts w:ascii="Calibri" w:hAnsi="Calibri"/>
                <w:color w:val="000000"/>
              </w:rPr>
              <w:t>1000</w:t>
            </w:r>
          </w:p>
        </w:tc>
        <w:tc>
          <w:tcPr>
            <w:tcW w:w="1620" w:type="dxa"/>
            <w:shd w:val="clear" w:color="auto" w:fill="auto"/>
            <w:noWrap/>
            <w:vAlign w:val="bottom"/>
            <w:hideMark/>
          </w:tcPr>
          <w:p w14:paraId="3874572C" w14:textId="77777777" w:rsidR="00AB4158" w:rsidRDefault="00AB4158" w:rsidP="00B27422">
            <w:pPr>
              <w:jc w:val="center"/>
              <w:rPr>
                <w:rFonts w:ascii="Calibri" w:hAnsi="Calibri"/>
                <w:color w:val="000000"/>
              </w:rPr>
            </w:pPr>
            <w:r>
              <w:rPr>
                <w:rFonts w:ascii="Calibri" w:hAnsi="Calibri"/>
                <w:color w:val="000000"/>
              </w:rPr>
              <w:t>1221.813</w:t>
            </w:r>
          </w:p>
        </w:tc>
        <w:tc>
          <w:tcPr>
            <w:tcW w:w="1363" w:type="dxa"/>
            <w:shd w:val="clear" w:color="auto" w:fill="auto"/>
            <w:noWrap/>
            <w:vAlign w:val="bottom"/>
            <w:hideMark/>
          </w:tcPr>
          <w:p w14:paraId="3874572D" w14:textId="77777777" w:rsidR="00AB4158" w:rsidRDefault="00AB4158" w:rsidP="00B27422">
            <w:pPr>
              <w:jc w:val="center"/>
              <w:rPr>
                <w:rFonts w:ascii="Calibri" w:hAnsi="Calibri"/>
                <w:color w:val="000000"/>
              </w:rPr>
            </w:pPr>
            <w:r>
              <w:rPr>
                <w:rFonts w:ascii="Calibri" w:hAnsi="Calibri"/>
                <w:color w:val="000000"/>
              </w:rPr>
              <w:t>1272.81</w:t>
            </w:r>
          </w:p>
        </w:tc>
        <w:tc>
          <w:tcPr>
            <w:tcW w:w="617" w:type="dxa"/>
            <w:shd w:val="clear" w:color="auto" w:fill="B8CCE4" w:themeFill="accent1" w:themeFillTint="66"/>
            <w:noWrap/>
            <w:vAlign w:val="bottom"/>
            <w:hideMark/>
          </w:tcPr>
          <w:p w14:paraId="3874572E" w14:textId="77777777" w:rsidR="00AB4158" w:rsidRDefault="00AB4158" w:rsidP="00B27422">
            <w:pPr>
              <w:jc w:val="center"/>
              <w:rPr>
                <w:rFonts w:ascii="Calibri" w:hAnsi="Calibri"/>
                <w:color w:val="000000"/>
              </w:rPr>
            </w:pPr>
            <w:r>
              <w:rPr>
                <w:rFonts w:ascii="Calibri" w:hAnsi="Calibri"/>
                <w:color w:val="000000"/>
              </w:rPr>
              <w:t>2.09</w:t>
            </w:r>
          </w:p>
        </w:tc>
        <w:tc>
          <w:tcPr>
            <w:tcW w:w="954" w:type="dxa"/>
            <w:shd w:val="clear" w:color="auto" w:fill="B8CCE4" w:themeFill="accent1" w:themeFillTint="66"/>
            <w:noWrap/>
            <w:vAlign w:val="bottom"/>
            <w:hideMark/>
          </w:tcPr>
          <w:p w14:paraId="3874572F" w14:textId="77777777" w:rsidR="00AB4158" w:rsidRDefault="00AB4158" w:rsidP="00B27422">
            <w:pPr>
              <w:jc w:val="center"/>
              <w:rPr>
                <w:rFonts w:ascii="Calibri" w:hAnsi="Calibri"/>
                <w:color w:val="000000"/>
              </w:rPr>
            </w:pPr>
            <w:r>
              <w:rPr>
                <w:rFonts w:ascii="Calibri" w:hAnsi="Calibri"/>
                <w:color w:val="000000"/>
              </w:rPr>
              <w:t>1241.95</w:t>
            </w:r>
          </w:p>
        </w:tc>
      </w:tr>
      <w:tr w:rsidR="00AB4158" w:rsidRPr="00AD4DEC" w14:paraId="38745738" w14:textId="77777777" w:rsidTr="00B057AF">
        <w:trPr>
          <w:cantSplit/>
          <w:trHeight w:val="432"/>
          <w:jc w:val="center"/>
        </w:trPr>
        <w:tc>
          <w:tcPr>
            <w:tcW w:w="2718" w:type="dxa"/>
            <w:shd w:val="clear" w:color="auto" w:fill="auto"/>
            <w:noWrap/>
            <w:hideMark/>
          </w:tcPr>
          <w:p w14:paraId="38745731"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PrimaryHome</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PrimaryDump</w:t>
            </w:r>
            <w:proofErr w:type="spellEnd"/>
          </w:p>
        </w:tc>
        <w:tc>
          <w:tcPr>
            <w:tcW w:w="6480" w:type="dxa"/>
          </w:tcPr>
          <w:p w14:paraId="38745732"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33" w14:textId="77777777" w:rsidR="00B92FBD" w:rsidRDefault="00AB4158">
            <w:pPr>
              <w:jc w:val="center"/>
              <w:rPr>
                <w:rFonts w:ascii="Calibri" w:hAnsi="Calibri"/>
                <w:color w:val="000000"/>
              </w:rPr>
            </w:pPr>
            <w:r>
              <w:rPr>
                <w:rFonts w:ascii="Calibri" w:hAnsi="Calibri"/>
                <w:color w:val="000000"/>
              </w:rPr>
              <w:t>1000</w:t>
            </w:r>
          </w:p>
        </w:tc>
        <w:tc>
          <w:tcPr>
            <w:tcW w:w="1620" w:type="dxa"/>
            <w:shd w:val="clear" w:color="auto" w:fill="auto"/>
            <w:noWrap/>
            <w:vAlign w:val="bottom"/>
            <w:hideMark/>
          </w:tcPr>
          <w:p w14:paraId="38745734" w14:textId="77777777" w:rsidR="00AB4158" w:rsidRDefault="00AB4158" w:rsidP="00B27422">
            <w:pPr>
              <w:jc w:val="center"/>
              <w:rPr>
                <w:rFonts w:ascii="Calibri" w:hAnsi="Calibri"/>
                <w:color w:val="000000"/>
              </w:rPr>
            </w:pPr>
            <w:r>
              <w:rPr>
                <w:rFonts w:ascii="Calibri" w:hAnsi="Calibri"/>
                <w:color w:val="000000"/>
              </w:rPr>
              <w:t>1222.813</w:t>
            </w:r>
          </w:p>
        </w:tc>
        <w:tc>
          <w:tcPr>
            <w:tcW w:w="1363" w:type="dxa"/>
            <w:shd w:val="clear" w:color="auto" w:fill="auto"/>
            <w:noWrap/>
            <w:vAlign w:val="bottom"/>
            <w:hideMark/>
          </w:tcPr>
          <w:p w14:paraId="38745735" w14:textId="77777777" w:rsidR="00AB4158" w:rsidRDefault="00AB4158" w:rsidP="00B27422">
            <w:pPr>
              <w:jc w:val="center"/>
              <w:rPr>
                <w:rFonts w:ascii="Calibri" w:hAnsi="Calibri"/>
                <w:color w:val="000000"/>
              </w:rPr>
            </w:pPr>
            <w:r>
              <w:rPr>
                <w:rFonts w:ascii="Calibri" w:hAnsi="Calibri"/>
                <w:color w:val="000000"/>
              </w:rPr>
              <w:t>1261.81</w:t>
            </w:r>
          </w:p>
        </w:tc>
        <w:tc>
          <w:tcPr>
            <w:tcW w:w="617" w:type="dxa"/>
            <w:shd w:val="clear" w:color="auto" w:fill="B8CCE4" w:themeFill="accent1" w:themeFillTint="66"/>
            <w:noWrap/>
            <w:vAlign w:val="bottom"/>
            <w:hideMark/>
          </w:tcPr>
          <w:p w14:paraId="38745736" w14:textId="77777777" w:rsidR="00AB4158" w:rsidRDefault="00AB4158" w:rsidP="00B27422">
            <w:pPr>
              <w:jc w:val="center"/>
              <w:rPr>
                <w:rFonts w:ascii="Calibri" w:hAnsi="Calibri"/>
                <w:color w:val="000000"/>
              </w:rPr>
            </w:pPr>
            <w:r>
              <w:rPr>
                <w:rFonts w:ascii="Calibri" w:hAnsi="Calibri"/>
                <w:color w:val="000000"/>
              </w:rPr>
              <w:t>1.51</w:t>
            </w:r>
          </w:p>
        </w:tc>
        <w:tc>
          <w:tcPr>
            <w:tcW w:w="954" w:type="dxa"/>
            <w:shd w:val="clear" w:color="auto" w:fill="B8CCE4" w:themeFill="accent1" w:themeFillTint="66"/>
            <w:noWrap/>
            <w:vAlign w:val="bottom"/>
            <w:hideMark/>
          </w:tcPr>
          <w:p w14:paraId="38745737" w14:textId="77777777" w:rsidR="00AB4158" w:rsidRDefault="00AB4158" w:rsidP="00B27422">
            <w:pPr>
              <w:jc w:val="center"/>
              <w:rPr>
                <w:rFonts w:ascii="Calibri" w:hAnsi="Calibri"/>
                <w:color w:val="000000"/>
              </w:rPr>
            </w:pPr>
            <w:r>
              <w:rPr>
                <w:rFonts w:ascii="Calibri" w:hAnsi="Calibri"/>
                <w:color w:val="000000"/>
              </w:rPr>
              <w:t>1240.68</w:t>
            </w:r>
          </w:p>
        </w:tc>
      </w:tr>
      <w:tr w:rsidR="00AB4158" w:rsidRPr="00AD4DEC" w14:paraId="38745740" w14:textId="77777777" w:rsidTr="00B057AF">
        <w:trPr>
          <w:cantSplit/>
          <w:trHeight w:val="300"/>
          <w:jc w:val="center"/>
        </w:trPr>
        <w:tc>
          <w:tcPr>
            <w:tcW w:w="2718" w:type="dxa"/>
            <w:shd w:val="clear" w:color="auto" w:fill="auto"/>
            <w:noWrap/>
            <w:hideMark/>
          </w:tcPr>
          <w:p w14:paraId="38745739"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PrimaryHome</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PrimaryHome</w:t>
            </w:r>
            <w:proofErr w:type="spellEnd"/>
          </w:p>
        </w:tc>
        <w:tc>
          <w:tcPr>
            <w:tcW w:w="6480" w:type="dxa"/>
          </w:tcPr>
          <w:p w14:paraId="3874573A"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3B" w14:textId="77777777" w:rsidR="00B92FBD" w:rsidRDefault="00AB4158">
            <w:pPr>
              <w:jc w:val="center"/>
              <w:rPr>
                <w:rFonts w:ascii="Calibri" w:hAnsi="Calibri"/>
                <w:color w:val="000000"/>
              </w:rPr>
            </w:pPr>
            <w:r>
              <w:rPr>
                <w:rFonts w:ascii="Calibri" w:hAnsi="Calibri"/>
                <w:color w:val="000000"/>
              </w:rPr>
              <w:t>999</w:t>
            </w:r>
          </w:p>
        </w:tc>
        <w:tc>
          <w:tcPr>
            <w:tcW w:w="1620" w:type="dxa"/>
            <w:shd w:val="clear" w:color="auto" w:fill="auto"/>
            <w:noWrap/>
            <w:vAlign w:val="bottom"/>
            <w:hideMark/>
          </w:tcPr>
          <w:p w14:paraId="3874573C" w14:textId="77777777" w:rsidR="00AB4158" w:rsidRDefault="00AB4158" w:rsidP="00B27422">
            <w:pPr>
              <w:jc w:val="center"/>
              <w:rPr>
                <w:rFonts w:ascii="Calibri" w:hAnsi="Calibri"/>
                <w:color w:val="000000"/>
              </w:rPr>
            </w:pPr>
            <w:r>
              <w:rPr>
                <w:rFonts w:ascii="Calibri" w:hAnsi="Calibri"/>
                <w:color w:val="000000"/>
              </w:rPr>
              <w:t>0</w:t>
            </w:r>
          </w:p>
        </w:tc>
        <w:tc>
          <w:tcPr>
            <w:tcW w:w="1363" w:type="dxa"/>
            <w:shd w:val="clear" w:color="auto" w:fill="auto"/>
            <w:noWrap/>
            <w:vAlign w:val="bottom"/>
            <w:hideMark/>
          </w:tcPr>
          <w:p w14:paraId="3874573D" w14:textId="77777777" w:rsidR="00AB4158" w:rsidRDefault="00AB4158" w:rsidP="00B27422">
            <w:pPr>
              <w:jc w:val="center"/>
              <w:rPr>
                <w:rFonts w:ascii="Calibri" w:hAnsi="Calibri"/>
                <w:color w:val="000000"/>
              </w:rPr>
            </w:pPr>
            <w:r>
              <w:rPr>
                <w:rFonts w:ascii="Calibri" w:hAnsi="Calibri"/>
                <w:color w:val="000000"/>
              </w:rPr>
              <w:t>41.99</w:t>
            </w:r>
          </w:p>
        </w:tc>
        <w:tc>
          <w:tcPr>
            <w:tcW w:w="617" w:type="dxa"/>
            <w:shd w:val="clear" w:color="auto" w:fill="B8CCE4" w:themeFill="accent1" w:themeFillTint="66"/>
            <w:noWrap/>
            <w:vAlign w:val="bottom"/>
            <w:hideMark/>
          </w:tcPr>
          <w:p w14:paraId="3874573E" w14:textId="77777777" w:rsidR="00AB4158" w:rsidRDefault="00AB4158" w:rsidP="00B27422">
            <w:pPr>
              <w:jc w:val="center"/>
              <w:rPr>
                <w:rFonts w:ascii="Calibri" w:hAnsi="Calibri"/>
                <w:color w:val="000000"/>
              </w:rPr>
            </w:pPr>
            <w:r>
              <w:rPr>
                <w:rFonts w:ascii="Calibri" w:hAnsi="Calibri"/>
                <w:color w:val="000000"/>
              </w:rPr>
              <w:t>2.18</w:t>
            </w:r>
          </w:p>
        </w:tc>
        <w:tc>
          <w:tcPr>
            <w:tcW w:w="954" w:type="dxa"/>
            <w:shd w:val="clear" w:color="auto" w:fill="B8CCE4" w:themeFill="accent1" w:themeFillTint="66"/>
            <w:noWrap/>
            <w:vAlign w:val="bottom"/>
            <w:hideMark/>
          </w:tcPr>
          <w:p w14:paraId="3874573F" w14:textId="77777777" w:rsidR="00AB4158" w:rsidRDefault="00AB4158" w:rsidP="00B27422">
            <w:pPr>
              <w:jc w:val="center"/>
              <w:rPr>
                <w:rFonts w:ascii="Calibri" w:hAnsi="Calibri"/>
                <w:color w:val="000000"/>
              </w:rPr>
            </w:pPr>
            <w:r>
              <w:rPr>
                <w:rFonts w:ascii="Calibri" w:hAnsi="Calibri"/>
                <w:color w:val="000000"/>
              </w:rPr>
              <w:t>14.17</w:t>
            </w:r>
          </w:p>
        </w:tc>
      </w:tr>
      <w:tr w:rsidR="00AB4158" w:rsidRPr="00AD4DEC" w14:paraId="38745748" w14:textId="77777777" w:rsidTr="00B057AF">
        <w:trPr>
          <w:cantSplit/>
          <w:trHeight w:val="300"/>
          <w:jc w:val="center"/>
        </w:trPr>
        <w:tc>
          <w:tcPr>
            <w:tcW w:w="2718" w:type="dxa"/>
            <w:shd w:val="clear" w:color="auto" w:fill="auto"/>
            <w:noWrap/>
            <w:hideMark/>
          </w:tcPr>
          <w:p w14:paraId="38745741"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PrimaryHome</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PrimaryVtip</w:t>
            </w:r>
            <w:proofErr w:type="spellEnd"/>
          </w:p>
        </w:tc>
        <w:tc>
          <w:tcPr>
            <w:tcW w:w="6480" w:type="dxa"/>
          </w:tcPr>
          <w:p w14:paraId="38745742"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43" w14:textId="77777777" w:rsidR="00B92FBD" w:rsidRDefault="00AB4158">
            <w:pPr>
              <w:jc w:val="center"/>
              <w:rPr>
                <w:rFonts w:ascii="Calibri" w:hAnsi="Calibri"/>
                <w:color w:val="000000"/>
              </w:rPr>
            </w:pPr>
            <w:r>
              <w:rPr>
                <w:rFonts w:ascii="Calibri" w:hAnsi="Calibri"/>
                <w:color w:val="000000"/>
              </w:rPr>
              <w:t>3000</w:t>
            </w:r>
          </w:p>
        </w:tc>
        <w:tc>
          <w:tcPr>
            <w:tcW w:w="1620" w:type="dxa"/>
            <w:shd w:val="clear" w:color="auto" w:fill="auto"/>
            <w:noWrap/>
            <w:vAlign w:val="bottom"/>
            <w:hideMark/>
          </w:tcPr>
          <w:p w14:paraId="38745744" w14:textId="77777777" w:rsidR="00AB4158" w:rsidRDefault="00AB4158" w:rsidP="00B27422">
            <w:pPr>
              <w:jc w:val="center"/>
              <w:rPr>
                <w:rFonts w:ascii="Calibri" w:hAnsi="Calibri"/>
                <w:color w:val="000000"/>
              </w:rPr>
            </w:pPr>
            <w:r>
              <w:rPr>
                <w:rFonts w:ascii="Calibri" w:hAnsi="Calibri"/>
                <w:color w:val="000000"/>
              </w:rPr>
              <w:t>435.933</w:t>
            </w:r>
          </w:p>
        </w:tc>
        <w:tc>
          <w:tcPr>
            <w:tcW w:w="1363" w:type="dxa"/>
            <w:shd w:val="clear" w:color="auto" w:fill="auto"/>
            <w:noWrap/>
            <w:vAlign w:val="bottom"/>
            <w:hideMark/>
          </w:tcPr>
          <w:p w14:paraId="38745745" w14:textId="77777777" w:rsidR="00AB4158" w:rsidRDefault="00AB4158" w:rsidP="00B27422">
            <w:pPr>
              <w:jc w:val="center"/>
              <w:rPr>
                <w:rFonts w:ascii="Calibri" w:hAnsi="Calibri"/>
                <w:color w:val="000000"/>
              </w:rPr>
            </w:pPr>
            <w:r>
              <w:rPr>
                <w:rFonts w:ascii="Calibri" w:hAnsi="Calibri"/>
                <w:color w:val="000000"/>
              </w:rPr>
              <w:t>482.93</w:t>
            </w:r>
          </w:p>
        </w:tc>
        <w:tc>
          <w:tcPr>
            <w:tcW w:w="617" w:type="dxa"/>
            <w:shd w:val="clear" w:color="auto" w:fill="B8CCE4" w:themeFill="accent1" w:themeFillTint="66"/>
            <w:noWrap/>
            <w:vAlign w:val="bottom"/>
            <w:hideMark/>
          </w:tcPr>
          <w:p w14:paraId="38745746" w14:textId="77777777" w:rsidR="00AB4158" w:rsidRDefault="00AB4158" w:rsidP="00B27422">
            <w:pPr>
              <w:jc w:val="center"/>
              <w:rPr>
                <w:rFonts w:ascii="Calibri" w:hAnsi="Calibri"/>
                <w:color w:val="000000"/>
              </w:rPr>
            </w:pPr>
            <w:r>
              <w:rPr>
                <w:rFonts w:ascii="Calibri" w:hAnsi="Calibri"/>
                <w:color w:val="000000"/>
              </w:rPr>
              <w:t>1.81</w:t>
            </w:r>
          </w:p>
        </w:tc>
        <w:tc>
          <w:tcPr>
            <w:tcW w:w="954" w:type="dxa"/>
            <w:shd w:val="clear" w:color="auto" w:fill="B8CCE4" w:themeFill="accent1" w:themeFillTint="66"/>
            <w:noWrap/>
            <w:vAlign w:val="bottom"/>
            <w:hideMark/>
          </w:tcPr>
          <w:p w14:paraId="38745747" w14:textId="77777777" w:rsidR="00AB4158" w:rsidRDefault="00AB4158" w:rsidP="00B27422">
            <w:pPr>
              <w:jc w:val="center"/>
              <w:rPr>
                <w:rFonts w:ascii="Calibri" w:hAnsi="Calibri"/>
                <w:color w:val="000000"/>
              </w:rPr>
            </w:pPr>
            <w:r>
              <w:rPr>
                <w:rFonts w:ascii="Calibri" w:hAnsi="Calibri"/>
                <w:color w:val="000000"/>
              </w:rPr>
              <w:t>458.54</w:t>
            </w:r>
          </w:p>
        </w:tc>
      </w:tr>
      <w:tr w:rsidR="00AB4158" w:rsidRPr="00AD4DEC" w14:paraId="38745750" w14:textId="77777777" w:rsidTr="00B057AF">
        <w:trPr>
          <w:cantSplit/>
          <w:trHeight w:val="300"/>
          <w:jc w:val="center"/>
        </w:trPr>
        <w:tc>
          <w:tcPr>
            <w:tcW w:w="2718" w:type="dxa"/>
            <w:shd w:val="clear" w:color="auto" w:fill="auto"/>
            <w:noWrap/>
            <w:hideMark/>
          </w:tcPr>
          <w:p w14:paraId="38745749"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PrimaryQtip</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PrimaryHome</w:t>
            </w:r>
            <w:proofErr w:type="spellEnd"/>
          </w:p>
        </w:tc>
        <w:tc>
          <w:tcPr>
            <w:tcW w:w="6480" w:type="dxa"/>
          </w:tcPr>
          <w:p w14:paraId="3874574A"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4B" w14:textId="77777777" w:rsidR="00B92FBD" w:rsidRDefault="00AB4158">
            <w:pPr>
              <w:jc w:val="center"/>
              <w:rPr>
                <w:rFonts w:ascii="Calibri" w:hAnsi="Calibri"/>
                <w:color w:val="000000"/>
              </w:rPr>
            </w:pPr>
            <w:r>
              <w:rPr>
                <w:rFonts w:ascii="Calibri" w:hAnsi="Calibri"/>
                <w:color w:val="000000"/>
              </w:rPr>
              <w:t>3000</w:t>
            </w:r>
          </w:p>
        </w:tc>
        <w:tc>
          <w:tcPr>
            <w:tcW w:w="1620" w:type="dxa"/>
            <w:shd w:val="clear" w:color="auto" w:fill="auto"/>
            <w:noWrap/>
            <w:vAlign w:val="bottom"/>
            <w:hideMark/>
          </w:tcPr>
          <w:p w14:paraId="3874574C" w14:textId="77777777" w:rsidR="00AB4158" w:rsidRDefault="00AB4158" w:rsidP="00B27422">
            <w:pPr>
              <w:jc w:val="center"/>
              <w:rPr>
                <w:rFonts w:ascii="Calibri" w:hAnsi="Calibri"/>
                <w:color w:val="000000"/>
              </w:rPr>
            </w:pPr>
            <w:r>
              <w:rPr>
                <w:rFonts w:ascii="Calibri" w:hAnsi="Calibri"/>
                <w:color w:val="000000"/>
              </w:rPr>
              <w:t>1068.837</w:t>
            </w:r>
          </w:p>
        </w:tc>
        <w:tc>
          <w:tcPr>
            <w:tcW w:w="1363" w:type="dxa"/>
            <w:shd w:val="clear" w:color="auto" w:fill="auto"/>
            <w:noWrap/>
            <w:vAlign w:val="bottom"/>
            <w:hideMark/>
          </w:tcPr>
          <w:p w14:paraId="3874574D" w14:textId="77777777" w:rsidR="00AB4158" w:rsidRDefault="00AB4158" w:rsidP="00B27422">
            <w:pPr>
              <w:jc w:val="center"/>
              <w:rPr>
                <w:rFonts w:ascii="Calibri" w:hAnsi="Calibri"/>
                <w:color w:val="000000"/>
              </w:rPr>
            </w:pPr>
            <w:r>
              <w:rPr>
                <w:rFonts w:ascii="Calibri" w:hAnsi="Calibri"/>
                <w:color w:val="000000"/>
              </w:rPr>
              <w:t>1161.82</w:t>
            </w:r>
          </w:p>
        </w:tc>
        <w:tc>
          <w:tcPr>
            <w:tcW w:w="617" w:type="dxa"/>
            <w:shd w:val="clear" w:color="auto" w:fill="B8CCE4" w:themeFill="accent1" w:themeFillTint="66"/>
            <w:noWrap/>
            <w:vAlign w:val="bottom"/>
            <w:hideMark/>
          </w:tcPr>
          <w:p w14:paraId="3874574E" w14:textId="77777777" w:rsidR="00AB4158" w:rsidRDefault="00AB4158" w:rsidP="00B27422">
            <w:pPr>
              <w:jc w:val="center"/>
              <w:rPr>
                <w:rFonts w:ascii="Calibri" w:hAnsi="Calibri"/>
                <w:color w:val="000000"/>
              </w:rPr>
            </w:pPr>
            <w:r>
              <w:rPr>
                <w:rFonts w:ascii="Calibri" w:hAnsi="Calibri"/>
                <w:color w:val="000000"/>
              </w:rPr>
              <w:t>4.02</w:t>
            </w:r>
          </w:p>
        </w:tc>
        <w:tc>
          <w:tcPr>
            <w:tcW w:w="954" w:type="dxa"/>
            <w:shd w:val="clear" w:color="auto" w:fill="B8CCE4" w:themeFill="accent1" w:themeFillTint="66"/>
            <w:noWrap/>
            <w:vAlign w:val="bottom"/>
            <w:hideMark/>
          </w:tcPr>
          <w:p w14:paraId="3874574F" w14:textId="77777777" w:rsidR="00AB4158" w:rsidRDefault="00AB4158" w:rsidP="00B27422">
            <w:pPr>
              <w:jc w:val="center"/>
              <w:rPr>
                <w:rFonts w:ascii="Calibri" w:hAnsi="Calibri"/>
                <w:color w:val="000000"/>
              </w:rPr>
            </w:pPr>
            <w:r>
              <w:rPr>
                <w:rFonts w:ascii="Calibri" w:hAnsi="Calibri"/>
                <w:color w:val="000000"/>
              </w:rPr>
              <w:t>1101.01</w:t>
            </w:r>
          </w:p>
        </w:tc>
      </w:tr>
      <w:tr w:rsidR="00AB4158" w:rsidRPr="00AD4DEC" w14:paraId="38745758" w14:textId="77777777" w:rsidTr="00B057AF">
        <w:trPr>
          <w:cantSplit/>
          <w:trHeight w:val="300"/>
          <w:jc w:val="center"/>
        </w:trPr>
        <w:tc>
          <w:tcPr>
            <w:tcW w:w="2718" w:type="dxa"/>
            <w:shd w:val="clear" w:color="auto" w:fill="auto"/>
            <w:noWrap/>
            <w:hideMark/>
          </w:tcPr>
          <w:p w14:paraId="38745751"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PrimarySaha</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PrimaryHome</w:t>
            </w:r>
            <w:proofErr w:type="spellEnd"/>
          </w:p>
        </w:tc>
        <w:tc>
          <w:tcPr>
            <w:tcW w:w="6480" w:type="dxa"/>
          </w:tcPr>
          <w:p w14:paraId="38745752"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53" w14:textId="77777777" w:rsidR="00B92FBD" w:rsidRDefault="00AB4158">
            <w:pPr>
              <w:jc w:val="center"/>
              <w:rPr>
                <w:rFonts w:ascii="Calibri" w:hAnsi="Calibri"/>
                <w:color w:val="000000"/>
              </w:rPr>
            </w:pPr>
            <w:r>
              <w:rPr>
                <w:rFonts w:ascii="Calibri" w:hAnsi="Calibri"/>
                <w:color w:val="000000"/>
              </w:rPr>
              <w:t>999</w:t>
            </w:r>
          </w:p>
        </w:tc>
        <w:tc>
          <w:tcPr>
            <w:tcW w:w="1620" w:type="dxa"/>
            <w:shd w:val="clear" w:color="auto" w:fill="auto"/>
            <w:noWrap/>
            <w:vAlign w:val="bottom"/>
            <w:hideMark/>
          </w:tcPr>
          <w:p w14:paraId="38745754" w14:textId="77777777" w:rsidR="00AB4158" w:rsidRDefault="00AB4158" w:rsidP="00B27422">
            <w:pPr>
              <w:jc w:val="center"/>
              <w:rPr>
                <w:rFonts w:ascii="Calibri" w:hAnsi="Calibri"/>
                <w:color w:val="000000"/>
              </w:rPr>
            </w:pPr>
            <w:r>
              <w:rPr>
                <w:rFonts w:ascii="Calibri" w:hAnsi="Calibri"/>
                <w:color w:val="000000"/>
              </w:rPr>
              <w:t>0</w:t>
            </w:r>
          </w:p>
        </w:tc>
        <w:tc>
          <w:tcPr>
            <w:tcW w:w="1363" w:type="dxa"/>
            <w:shd w:val="clear" w:color="auto" w:fill="auto"/>
            <w:noWrap/>
            <w:vAlign w:val="bottom"/>
            <w:hideMark/>
          </w:tcPr>
          <w:p w14:paraId="38745755" w14:textId="77777777" w:rsidR="00AB4158" w:rsidRDefault="00AB4158" w:rsidP="00B27422">
            <w:pPr>
              <w:jc w:val="center"/>
              <w:rPr>
                <w:rFonts w:ascii="Calibri" w:hAnsi="Calibri"/>
                <w:color w:val="000000"/>
              </w:rPr>
            </w:pPr>
            <w:r>
              <w:rPr>
                <w:rFonts w:ascii="Calibri" w:hAnsi="Calibri"/>
                <w:color w:val="000000"/>
              </w:rPr>
              <w:t>32.99</w:t>
            </w:r>
          </w:p>
        </w:tc>
        <w:tc>
          <w:tcPr>
            <w:tcW w:w="617" w:type="dxa"/>
            <w:shd w:val="clear" w:color="auto" w:fill="B8CCE4" w:themeFill="accent1" w:themeFillTint="66"/>
            <w:noWrap/>
            <w:vAlign w:val="bottom"/>
            <w:hideMark/>
          </w:tcPr>
          <w:p w14:paraId="38745756" w14:textId="77777777" w:rsidR="00AB4158" w:rsidRDefault="00AB4158" w:rsidP="00B27422">
            <w:pPr>
              <w:jc w:val="center"/>
              <w:rPr>
                <w:rFonts w:ascii="Calibri" w:hAnsi="Calibri"/>
                <w:color w:val="000000"/>
              </w:rPr>
            </w:pPr>
            <w:r>
              <w:rPr>
                <w:rFonts w:ascii="Calibri" w:hAnsi="Calibri"/>
                <w:color w:val="000000"/>
              </w:rPr>
              <w:t>1.27</w:t>
            </w:r>
          </w:p>
        </w:tc>
        <w:tc>
          <w:tcPr>
            <w:tcW w:w="954" w:type="dxa"/>
            <w:shd w:val="clear" w:color="auto" w:fill="B8CCE4" w:themeFill="accent1" w:themeFillTint="66"/>
            <w:noWrap/>
            <w:vAlign w:val="bottom"/>
            <w:hideMark/>
          </w:tcPr>
          <w:p w14:paraId="38745757" w14:textId="77777777" w:rsidR="00AB4158" w:rsidRDefault="00AB4158" w:rsidP="00B27422">
            <w:pPr>
              <w:jc w:val="center"/>
              <w:rPr>
                <w:rFonts w:ascii="Calibri" w:hAnsi="Calibri"/>
                <w:color w:val="000000"/>
              </w:rPr>
            </w:pPr>
            <w:r>
              <w:rPr>
                <w:rFonts w:ascii="Calibri" w:hAnsi="Calibri"/>
                <w:color w:val="000000"/>
              </w:rPr>
              <w:t>12.61</w:t>
            </w:r>
          </w:p>
        </w:tc>
      </w:tr>
      <w:tr w:rsidR="00AB4158" w:rsidRPr="00AD4DEC" w14:paraId="38745760" w14:textId="77777777" w:rsidTr="00B057AF">
        <w:trPr>
          <w:cantSplit/>
          <w:trHeight w:val="300"/>
          <w:jc w:val="center"/>
        </w:trPr>
        <w:tc>
          <w:tcPr>
            <w:tcW w:w="2718" w:type="dxa"/>
            <w:shd w:val="clear" w:color="auto" w:fill="auto"/>
            <w:noWrap/>
            <w:hideMark/>
          </w:tcPr>
          <w:p w14:paraId="38745759"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PrimarySaha</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PrimarySaha</w:t>
            </w:r>
            <w:proofErr w:type="spellEnd"/>
          </w:p>
        </w:tc>
        <w:tc>
          <w:tcPr>
            <w:tcW w:w="6480" w:type="dxa"/>
          </w:tcPr>
          <w:p w14:paraId="3874575A"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5B" w14:textId="77777777" w:rsidR="00B92FBD" w:rsidRDefault="00AB4158">
            <w:pPr>
              <w:jc w:val="center"/>
              <w:rPr>
                <w:rFonts w:ascii="Calibri" w:hAnsi="Calibri"/>
                <w:color w:val="000000"/>
              </w:rPr>
            </w:pPr>
            <w:r>
              <w:rPr>
                <w:rFonts w:ascii="Calibri" w:hAnsi="Calibri"/>
                <w:color w:val="000000"/>
              </w:rPr>
              <w:t>999</w:t>
            </w:r>
          </w:p>
        </w:tc>
        <w:tc>
          <w:tcPr>
            <w:tcW w:w="1620" w:type="dxa"/>
            <w:shd w:val="clear" w:color="auto" w:fill="auto"/>
            <w:noWrap/>
            <w:vAlign w:val="bottom"/>
            <w:hideMark/>
          </w:tcPr>
          <w:p w14:paraId="3874575C" w14:textId="77777777" w:rsidR="00AB4158" w:rsidRDefault="00AB4158" w:rsidP="00B27422">
            <w:pPr>
              <w:jc w:val="center"/>
              <w:rPr>
                <w:rFonts w:ascii="Calibri" w:hAnsi="Calibri"/>
                <w:color w:val="000000"/>
              </w:rPr>
            </w:pPr>
            <w:r>
              <w:rPr>
                <w:rFonts w:ascii="Calibri" w:hAnsi="Calibri"/>
                <w:color w:val="000000"/>
              </w:rPr>
              <w:t>0</w:t>
            </w:r>
          </w:p>
        </w:tc>
        <w:tc>
          <w:tcPr>
            <w:tcW w:w="1363" w:type="dxa"/>
            <w:shd w:val="clear" w:color="auto" w:fill="auto"/>
            <w:noWrap/>
            <w:vAlign w:val="bottom"/>
            <w:hideMark/>
          </w:tcPr>
          <w:p w14:paraId="3874575D" w14:textId="77777777" w:rsidR="00AB4158" w:rsidRDefault="00AB4158" w:rsidP="00B27422">
            <w:pPr>
              <w:jc w:val="center"/>
              <w:rPr>
                <w:rFonts w:ascii="Calibri" w:hAnsi="Calibri"/>
                <w:color w:val="000000"/>
              </w:rPr>
            </w:pPr>
            <w:r>
              <w:rPr>
                <w:rFonts w:ascii="Calibri" w:hAnsi="Calibri"/>
                <w:color w:val="000000"/>
              </w:rPr>
              <w:t>39.99</w:t>
            </w:r>
          </w:p>
        </w:tc>
        <w:tc>
          <w:tcPr>
            <w:tcW w:w="617" w:type="dxa"/>
            <w:shd w:val="clear" w:color="auto" w:fill="B8CCE4" w:themeFill="accent1" w:themeFillTint="66"/>
            <w:noWrap/>
            <w:vAlign w:val="bottom"/>
            <w:hideMark/>
          </w:tcPr>
          <w:p w14:paraId="3874575E" w14:textId="77777777" w:rsidR="00AB4158" w:rsidRDefault="00AB4158" w:rsidP="00B27422">
            <w:pPr>
              <w:jc w:val="center"/>
              <w:rPr>
                <w:rFonts w:ascii="Calibri" w:hAnsi="Calibri"/>
                <w:color w:val="000000"/>
              </w:rPr>
            </w:pPr>
            <w:r>
              <w:rPr>
                <w:rFonts w:ascii="Calibri" w:hAnsi="Calibri"/>
                <w:color w:val="000000"/>
              </w:rPr>
              <w:t>1.86</w:t>
            </w:r>
          </w:p>
        </w:tc>
        <w:tc>
          <w:tcPr>
            <w:tcW w:w="954" w:type="dxa"/>
            <w:shd w:val="clear" w:color="auto" w:fill="B8CCE4" w:themeFill="accent1" w:themeFillTint="66"/>
            <w:noWrap/>
            <w:vAlign w:val="bottom"/>
            <w:hideMark/>
          </w:tcPr>
          <w:p w14:paraId="3874575F" w14:textId="77777777" w:rsidR="00AB4158" w:rsidRDefault="00AB4158" w:rsidP="00B27422">
            <w:pPr>
              <w:jc w:val="center"/>
              <w:rPr>
                <w:rFonts w:ascii="Calibri" w:hAnsi="Calibri"/>
                <w:color w:val="000000"/>
              </w:rPr>
            </w:pPr>
            <w:r>
              <w:rPr>
                <w:rFonts w:ascii="Calibri" w:hAnsi="Calibri"/>
                <w:color w:val="000000"/>
              </w:rPr>
              <w:t>12.39</w:t>
            </w:r>
          </w:p>
        </w:tc>
      </w:tr>
      <w:tr w:rsidR="00AB4158" w:rsidRPr="00AD4DEC" w14:paraId="38745769" w14:textId="77777777" w:rsidTr="00B057AF">
        <w:trPr>
          <w:cantSplit/>
          <w:trHeight w:val="300"/>
          <w:jc w:val="center"/>
        </w:trPr>
        <w:tc>
          <w:tcPr>
            <w:tcW w:w="2718" w:type="dxa"/>
            <w:shd w:val="clear" w:color="auto" w:fill="auto"/>
            <w:noWrap/>
            <w:hideMark/>
          </w:tcPr>
          <w:p w14:paraId="38745761" w14:textId="77777777" w:rsidR="00AB4158" w:rsidRDefault="00AB4158" w:rsidP="00D07F2F">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PrimaryStat</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PrimaryCmTl</w:t>
            </w:r>
            <w:proofErr w:type="spellEnd"/>
          </w:p>
          <w:p w14:paraId="38745762" w14:textId="77777777" w:rsidR="00AB4158" w:rsidRPr="00AD4DEC" w:rsidRDefault="00AB4158" w:rsidP="00FE2824">
            <w:pPr>
              <w:spacing w:after="0" w:line="240" w:lineRule="auto"/>
              <w:rPr>
                <w:rFonts w:ascii="Calibri" w:eastAsia="Times New Roman" w:hAnsi="Calibri" w:cs="Times New Roman"/>
                <w:color w:val="000000"/>
                <w:sz w:val="20"/>
                <w:szCs w:val="20"/>
              </w:rPr>
            </w:pPr>
          </w:p>
        </w:tc>
        <w:tc>
          <w:tcPr>
            <w:tcW w:w="6480" w:type="dxa"/>
          </w:tcPr>
          <w:p w14:paraId="38745763"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64" w14:textId="77777777" w:rsidR="00B92FBD" w:rsidRDefault="00AB4158">
            <w:pPr>
              <w:jc w:val="center"/>
              <w:rPr>
                <w:rFonts w:ascii="Calibri" w:hAnsi="Calibri"/>
                <w:color w:val="000000"/>
              </w:rPr>
            </w:pPr>
            <w:r>
              <w:rPr>
                <w:rFonts w:ascii="Calibri" w:hAnsi="Calibri"/>
                <w:color w:val="000000"/>
              </w:rPr>
              <w:t>3000</w:t>
            </w:r>
          </w:p>
        </w:tc>
        <w:tc>
          <w:tcPr>
            <w:tcW w:w="1620" w:type="dxa"/>
            <w:shd w:val="clear" w:color="auto" w:fill="auto"/>
            <w:noWrap/>
            <w:vAlign w:val="bottom"/>
            <w:hideMark/>
          </w:tcPr>
          <w:p w14:paraId="38745765" w14:textId="77777777" w:rsidR="00AB4158" w:rsidRDefault="00AB4158" w:rsidP="00B27422">
            <w:pPr>
              <w:jc w:val="center"/>
              <w:rPr>
                <w:rFonts w:ascii="Calibri" w:hAnsi="Calibri"/>
                <w:color w:val="000000"/>
              </w:rPr>
            </w:pPr>
            <w:r>
              <w:rPr>
                <w:rFonts w:ascii="Calibri" w:hAnsi="Calibri"/>
                <w:color w:val="000000"/>
              </w:rPr>
              <w:t>985.849</w:t>
            </w:r>
          </w:p>
        </w:tc>
        <w:tc>
          <w:tcPr>
            <w:tcW w:w="1363" w:type="dxa"/>
            <w:shd w:val="clear" w:color="auto" w:fill="auto"/>
            <w:noWrap/>
            <w:vAlign w:val="bottom"/>
            <w:hideMark/>
          </w:tcPr>
          <w:p w14:paraId="38745766" w14:textId="77777777" w:rsidR="00AB4158" w:rsidRDefault="00AB4158" w:rsidP="00B27422">
            <w:pPr>
              <w:jc w:val="center"/>
              <w:rPr>
                <w:rFonts w:ascii="Calibri" w:hAnsi="Calibri"/>
                <w:color w:val="000000"/>
              </w:rPr>
            </w:pPr>
            <w:r>
              <w:rPr>
                <w:rFonts w:ascii="Calibri" w:hAnsi="Calibri"/>
                <w:color w:val="000000"/>
              </w:rPr>
              <w:t>1114.83</w:t>
            </w:r>
          </w:p>
        </w:tc>
        <w:tc>
          <w:tcPr>
            <w:tcW w:w="617" w:type="dxa"/>
            <w:shd w:val="clear" w:color="auto" w:fill="B8CCE4" w:themeFill="accent1" w:themeFillTint="66"/>
            <w:noWrap/>
            <w:vAlign w:val="bottom"/>
            <w:hideMark/>
          </w:tcPr>
          <w:p w14:paraId="38745767" w14:textId="77777777" w:rsidR="00AB4158" w:rsidRDefault="00AB4158" w:rsidP="00B27422">
            <w:pPr>
              <w:jc w:val="center"/>
              <w:rPr>
                <w:rFonts w:ascii="Calibri" w:hAnsi="Calibri"/>
                <w:color w:val="000000"/>
              </w:rPr>
            </w:pPr>
            <w:r>
              <w:rPr>
                <w:rFonts w:ascii="Calibri" w:hAnsi="Calibri"/>
                <w:color w:val="000000"/>
              </w:rPr>
              <w:t>2.52</w:t>
            </w:r>
          </w:p>
        </w:tc>
        <w:tc>
          <w:tcPr>
            <w:tcW w:w="954" w:type="dxa"/>
            <w:shd w:val="clear" w:color="auto" w:fill="B8CCE4" w:themeFill="accent1" w:themeFillTint="66"/>
            <w:noWrap/>
            <w:vAlign w:val="bottom"/>
            <w:hideMark/>
          </w:tcPr>
          <w:p w14:paraId="38745768" w14:textId="77777777" w:rsidR="00AB4158" w:rsidRDefault="00AB4158" w:rsidP="00B27422">
            <w:pPr>
              <w:jc w:val="center"/>
              <w:rPr>
                <w:rFonts w:ascii="Calibri" w:hAnsi="Calibri"/>
                <w:color w:val="000000"/>
              </w:rPr>
            </w:pPr>
            <w:r>
              <w:rPr>
                <w:rFonts w:ascii="Calibri" w:hAnsi="Calibri"/>
                <w:color w:val="000000"/>
              </w:rPr>
              <w:t>1006.43</w:t>
            </w:r>
          </w:p>
        </w:tc>
      </w:tr>
      <w:tr w:rsidR="00AB4158" w:rsidRPr="00AD4DEC" w14:paraId="38745772" w14:textId="77777777" w:rsidTr="00B057AF">
        <w:trPr>
          <w:cantSplit/>
          <w:trHeight w:val="300"/>
          <w:jc w:val="center"/>
        </w:trPr>
        <w:tc>
          <w:tcPr>
            <w:tcW w:w="2718" w:type="dxa"/>
            <w:shd w:val="clear" w:color="auto" w:fill="auto"/>
            <w:noWrap/>
            <w:hideMark/>
          </w:tcPr>
          <w:p w14:paraId="3874576A" w14:textId="77777777" w:rsidR="00AB4158" w:rsidRDefault="00AB4158" w:rsidP="00D07F2F">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w:t>
            </w:r>
            <w:r>
              <w:rPr>
                <w:rFonts w:ascii="Calibri" w:eastAsia="Times New Roman" w:hAnsi="Calibri" w:cs="Times New Roman"/>
                <w:color w:val="000000"/>
                <w:sz w:val="20"/>
                <w:szCs w:val="20"/>
              </w:rPr>
              <w:t>Tip</w:t>
            </w:r>
            <w:r w:rsidRPr="00AD4DEC">
              <w:rPr>
                <w:rFonts w:ascii="Calibri" w:eastAsia="Times New Roman" w:hAnsi="Calibri" w:cs="Times New Roman"/>
                <w:color w:val="000000"/>
                <w:sz w:val="20"/>
                <w:szCs w:val="20"/>
              </w:rPr>
              <w:t>Seal</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PrimaryQtip</w:t>
            </w:r>
            <w:proofErr w:type="spellEnd"/>
          </w:p>
          <w:p w14:paraId="3874576B" w14:textId="77777777" w:rsidR="00AB4158" w:rsidRPr="00AD4DEC" w:rsidRDefault="00AB4158" w:rsidP="00FE2824">
            <w:pPr>
              <w:spacing w:after="0" w:line="240" w:lineRule="auto"/>
              <w:rPr>
                <w:rFonts w:ascii="Calibri" w:eastAsia="Times New Roman" w:hAnsi="Calibri" w:cs="Times New Roman"/>
                <w:color w:val="000000"/>
                <w:sz w:val="20"/>
                <w:szCs w:val="20"/>
              </w:rPr>
            </w:pPr>
          </w:p>
        </w:tc>
        <w:tc>
          <w:tcPr>
            <w:tcW w:w="6480" w:type="dxa"/>
          </w:tcPr>
          <w:p w14:paraId="3874576C"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6D" w14:textId="77777777" w:rsidR="00B92FBD" w:rsidRDefault="00AB4158">
            <w:pPr>
              <w:jc w:val="center"/>
              <w:rPr>
                <w:rFonts w:ascii="Calibri" w:hAnsi="Calibri"/>
                <w:color w:val="000000"/>
              </w:rPr>
            </w:pPr>
            <w:r>
              <w:rPr>
                <w:rFonts w:ascii="Calibri" w:hAnsi="Calibri"/>
                <w:color w:val="000000"/>
              </w:rPr>
              <w:t>3000</w:t>
            </w:r>
          </w:p>
        </w:tc>
        <w:tc>
          <w:tcPr>
            <w:tcW w:w="1620" w:type="dxa"/>
            <w:shd w:val="clear" w:color="auto" w:fill="auto"/>
            <w:noWrap/>
            <w:vAlign w:val="bottom"/>
            <w:hideMark/>
          </w:tcPr>
          <w:p w14:paraId="3874576E" w14:textId="77777777" w:rsidR="00AB4158" w:rsidRDefault="00AB4158" w:rsidP="00B27422">
            <w:pPr>
              <w:jc w:val="center"/>
              <w:rPr>
                <w:rFonts w:ascii="Calibri" w:hAnsi="Calibri"/>
                <w:color w:val="000000"/>
              </w:rPr>
            </w:pPr>
            <w:r>
              <w:rPr>
                <w:rFonts w:ascii="Calibri" w:hAnsi="Calibri"/>
                <w:color w:val="000000"/>
              </w:rPr>
              <w:t>171.974</w:t>
            </w:r>
          </w:p>
        </w:tc>
        <w:tc>
          <w:tcPr>
            <w:tcW w:w="1363" w:type="dxa"/>
            <w:shd w:val="clear" w:color="auto" w:fill="auto"/>
            <w:noWrap/>
            <w:vAlign w:val="bottom"/>
            <w:hideMark/>
          </w:tcPr>
          <w:p w14:paraId="3874576F" w14:textId="77777777" w:rsidR="00AB4158" w:rsidRDefault="00AB4158" w:rsidP="00B27422">
            <w:pPr>
              <w:jc w:val="center"/>
              <w:rPr>
                <w:rFonts w:ascii="Calibri" w:hAnsi="Calibri"/>
                <w:color w:val="000000"/>
              </w:rPr>
            </w:pPr>
            <w:r>
              <w:rPr>
                <w:rFonts w:ascii="Calibri" w:hAnsi="Calibri"/>
                <w:color w:val="000000"/>
              </w:rPr>
              <w:t>224.97</w:t>
            </w:r>
          </w:p>
        </w:tc>
        <w:tc>
          <w:tcPr>
            <w:tcW w:w="617" w:type="dxa"/>
            <w:shd w:val="clear" w:color="auto" w:fill="B8CCE4" w:themeFill="accent1" w:themeFillTint="66"/>
            <w:noWrap/>
            <w:vAlign w:val="bottom"/>
            <w:hideMark/>
          </w:tcPr>
          <w:p w14:paraId="38745770" w14:textId="77777777" w:rsidR="00AB4158" w:rsidRDefault="00AB4158" w:rsidP="00B27422">
            <w:pPr>
              <w:jc w:val="center"/>
              <w:rPr>
                <w:rFonts w:ascii="Calibri" w:hAnsi="Calibri"/>
                <w:color w:val="000000"/>
              </w:rPr>
            </w:pPr>
            <w:r>
              <w:rPr>
                <w:rFonts w:ascii="Calibri" w:hAnsi="Calibri"/>
                <w:color w:val="000000"/>
              </w:rPr>
              <w:t>2.11</w:t>
            </w:r>
          </w:p>
        </w:tc>
        <w:tc>
          <w:tcPr>
            <w:tcW w:w="954" w:type="dxa"/>
            <w:shd w:val="clear" w:color="auto" w:fill="B8CCE4" w:themeFill="accent1" w:themeFillTint="66"/>
            <w:noWrap/>
            <w:vAlign w:val="bottom"/>
            <w:hideMark/>
          </w:tcPr>
          <w:p w14:paraId="38745771" w14:textId="77777777" w:rsidR="00AB4158" w:rsidRDefault="00AB4158" w:rsidP="00B27422">
            <w:pPr>
              <w:jc w:val="center"/>
              <w:rPr>
                <w:rFonts w:ascii="Calibri" w:hAnsi="Calibri"/>
                <w:color w:val="000000"/>
              </w:rPr>
            </w:pPr>
            <w:r>
              <w:rPr>
                <w:rFonts w:ascii="Calibri" w:hAnsi="Calibri"/>
                <w:color w:val="000000"/>
              </w:rPr>
              <w:t>201.18</w:t>
            </w:r>
          </w:p>
        </w:tc>
      </w:tr>
      <w:tr w:rsidR="00AB4158" w:rsidRPr="00AD4DEC" w14:paraId="3874577A" w14:textId="77777777" w:rsidTr="00B057AF">
        <w:trPr>
          <w:cantSplit/>
          <w:trHeight w:val="300"/>
          <w:jc w:val="center"/>
        </w:trPr>
        <w:tc>
          <w:tcPr>
            <w:tcW w:w="2718" w:type="dxa"/>
            <w:shd w:val="clear" w:color="auto" w:fill="auto"/>
            <w:noWrap/>
            <w:hideMark/>
          </w:tcPr>
          <w:p w14:paraId="38745773" w14:textId="77777777" w:rsidR="00AB4158" w:rsidRPr="00AD4DEC" w:rsidRDefault="00AB4158" w:rsidP="00FE2824">
            <w:pPr>
              <w:spacing w:after="0" w:line="240" w:lineRule="auto"/>
              <w:rPr>
                <w:rFonts w:ascii="Calibri" w:eastAsia="Times New Roman" w:hAnsi="Calibri" w:cs="Times New Roman"/>
                <w:color w:val="000000"/>
                <w:sz w:val="20"/>
                <w:szCs w:val="20"/>
              </w:rPr>
            </w:pPr>
            <w:proofErr w:type="spellStart"/>
            <w:r w:rsidRPr="00AD4DEC">
              <w:rPr>
                <w:rFonts w:ascii="Calibri" w:eastAsia="Times New Roman" w:hAnsi="Calibri" w:cs="Times New Roman"/>
                <w:color w:val="000000"/>
                <w:sz w:val="20"/>
                <w:szCs w:val="20"/>
              </w:rPr>
              <w:t>PrimaryVtip</w:t>
            </w:r>
            <w:proofErr w:type="spellEnd"/>
            <w:r>
              <w:rPr>
                <w:rFonts w:ascii="Calibri" w:eastAsia="Times New Roman" w:hAnsi="Calibri" w:cs="Times New Roman"/>
                <w:color w:val="000000"/>
                <w:sz w:val="20"/>
                <w:szCs w:val="20"/>
              </w:rPr>
              <w:t>—</w:t>
            </w:r>
            <w:proofErr w:type="spellStart"/>
            <w:r w:rsidRPr="00AD4DEC">
              <w:rPr>
                <w:rFonts w:ascii="Calibri" w:eastAsia="Times New Roman" w:hAnsi="Calibri" w:cs="Times New Roman"/>
                <w:color w:val="000000"/>
                <w:sz w:val="20"/>
                <w:szCs w:val="20"/>
              </w:rPr>
              <w:t>PrimaryStat</w:t>
            </w:r>
            <w:proofErr w:type="spellEnd"/>
          </w:p>
        </w:tc>
        <w:tc>
          <w:tcPr>
            <w:tcW w:w="6480" w:type="dxa"/>
          </w:tcPr>
          <w:p w14:paraId="38745774" w14:textId="77777777" w:rsidR="00AB4158" w:rsidRDefault="00AB4158">
            <w:r w:rsidRPr="00D1445D">
              <w:rPr>
                <w:rFonts w:ascii="Lucida Console" w:eastAsia="Times New Roman" w:hAnsi="Lucida Console" w:cs="Lucida Console"/>
                <w:sz w:val="20"/>
                <w:szCs w:val="20"/>
              </w:rPr>
              <w:t>20130719PrimShow1000_3514_2121_tcp20.txt</w:t>
            </w:r>
          </w:p>
        </w:tc>
        <w:tc>
          <w:tcPr>
            <w:tcW w:w="1440" w:type="dxa"/>
            <w:shd w:val="clear" w:color="auto" w:fill="auto"/>
            <w:noWrap/>
            <w:vAlign w:val="center"/>
            <w:hideMark/>
          </w:tcPr>
          <w:p w14:paraId="38745775" w14:textId="77777777" w:rsidR="00B92FBD" w:rsidRDefault="00AB4158">
            <w:pPr>
              <w:jc w:val="center"/>
              <w:rPr>
                <w:rFonts w:ascii="Calibri" w:hAnsi="Calibri"/>
                <w:color w:val="000000"/>
              </w:rPr>
            </w:pPr>
            <w:r>
              <w:rPr>
                <w:rFonts w:ascii="Calibri" w:hAnsi="Calibri"/>
                <w:color w:val="000000"/>
              </w:rPr>
              <w:t>3000</w:t>
            </w:r>
          </w:p>
        </w:tc>
        <w:tc>
          <w:tcPr>
            <w:tcW w:w="1620" w:type="dxa"/>
            <w:shd w:val="clear" w:color="auto" w:fill="auto"/>
            <w:noWrap/>
            <w:vAlign w:val="bottom"/>
            <w:hideMark/>
          </w:tcPr>
          <w:p w14:paraId="38745776" w14:textId="77777777" w:rsidR="00AB4158" w:rsidRDefault="00AB4158" w:rsidP="00B27422">
            <w:pPr>
              <w:jc w:val="center"/>
              <w:rPr>
                <w:rFonts w:ascii="Calibri" w:hAnsi="Calibri"/>
                <w:color w:val="000000"/>
              </w:rPr>
            </w:pPr>
            <w:r>
              <w:rPr>
                <w:rFonts w:ascii="Calibri" w:hAnsi="Calibri"/>
                <w:color w:val="000000"/>
              </w:rPr>
              <w:t>267.959</w:t>
            </w:r>
          </w:p>
        </w:tc>
        <w:tc>
          <w:tcPr>
            <w:tcW w:w="1363" w:type="dxa"/>
            <w:shd w:val="clear" w:color="auto" w:fill="auto"/>
            <w:noWrap/>
            <w:vAlign w:val="bottom"/>
            <w:hideMark/>
          </w:tcPr>
          <w:p w14:paraId="38745777" w14:textId="77777777" w:rsidR="00AB4158" w:rsidRDefault="00AB4158" w:rsidP="00B27422">
            <w:pPr>
              <w:jc w:val="center"/>
              <w:rPr>
                <w:rFonts w:ascii="Calibri" w:hAnsi="Calibri"/>
                <w:color w:val="000000"/>
              </w:rPr>
            </w:pPr>
            <w:r>
              <w:rPr>
                <w:rFonts w:ascii="Calibri" w:hAnsi="Calibri"/>
                <w:color w:val="000000"/>
              </w:rPr>
              <w:t>320.95</w:t>
            </w:r>
          </w:p>
        </w:tc>
        <w:tc>
          <w:tcPr>
            <w:tcW w:w="617" w:type="dxa"/>
            <w:shd w:val="clear" w:color="auto" w:fill="B8CCE4" w:themeFill="accent1" w:themeFillTint="66"/>
            <w:noWrap/>
            <w:vAlign w:val="bottom"/>
            <w:hideMark/>
          </w:tcPr>
          <w:p w14:paraId="38745778" w14:textId="77777777" w:rsidR="00AB4158" w:rsidRDefault="00AB4158" w:rsidP="00B27422">
            <w:pPr>
              <w:jc w:val="center"/>
              <w:rPr>
                <w:rFonts w:ascii="Calibri" w:hAnsi="Calibri"/>
                <w:color w:val="000000"/>
              </w:rPr>
            </w:pPr>
            <w:r>
              <w:rPr>
                <w:rFonts w:ascii="Calibri" w:hAnsi="Calibri"/>
                <w:color w:val="000000"/>
              </w:rPr>
              <w:t>2.25</w:t>
            </w:r>
          </w:p>
        </w:tc>
        <w:tc>
          <w:tcPr>
            <w:tcW w:w="954" w:type="dxa"/>
            <w:shd w:val="clear" w:color="auto" w:fill="B8CCE4" w:themeFill="accent1" w:themeFillTint="66"/>
            <w:noWrap/>
            <w:vAlign w:val="bottom"/>
            <w:hideMark/>
          </w:tcPr>
          <w:p w14:paraId="38745779" w14:textId="77777777" w:rsidR="00AB4158" w:rsidRDefault="00AB4158" w:rsidP="00B27422">
            <w:pPr>
              <w:jc w:val="center"/>
              <w:rPr>
                <w:rFonts w:ascii="Calibri" w:hAnsi="Calibri"/>
                <w:color w:val="000000"/>
              </w:rPr>
            </w:pPr>
            <w:r>
              <w:rPr>
                <w:rFonts w:ascii="Calibri" w:hAnsi="Calibri"/>
                <w:color w:val="000000"/>
              </w:rPr>
              <w:t>292.07</w:t>
            </w:r>
          </w:p>
        </w:tc>
      </w:tr>
    </w:tbl>
    <w:p w14:paraId="3874577B" w14:textId="77777777" w:rsidR="00137790" w:rsidRDefault="00137790" w:rsidP="00D0309B">
      <w:pPr>
        <w:autoSpaceDE w:val="0"/>
        <w:autoSpaceDN w:val="0"/>
        <w:adjustRightInd w:val="0"/>
        <w:spacing w:after="0" w:line="240" w:lineRule="auto"/>
        <w:rPr>
          <w:rFonts w:ascii="Lucida Console" w:eastAsia="Times New Roman" w:hAnsi="Lucida Console" w:cs="Lucida Console"/>
          <w:sz w:val="20"/>
          <w:szCs w:val="20"/>
        </w:rPr>
      </w:pPr>
    </w:p>
    <w:p w14:paraId="3874577C" w14:textId="77777777" w:rsidR="005173B1" w:rsidRDefault="005173B1">
      <w:pPr>
        <w:spacing w:after="0" w:line="240" w:lineRule="auto"/>
        <w:rPr>
          <w:rFonts w:ascii="Lucida Console" w:eastAsia="Times New Roman" w:hAnsi="Lucida Console" w:cs="Lucida Console"/>
          <w:sz w:val="20"/>
          <w:szCs w:val="20"/>
        </w:rPr>
      </w:pPr>
      <w:r>
        <w:rPr>
          <w:rFonts w:ascii="Lucida Console" w:eastAsia="Times New Roman" w:hAnsi="Lucida Console" w:cs="Lucida Console"/>
          <w:sz w:val="20"/>
          <w:szCs w:val="20"/>
        </w:rPr>
        <w:br w:type="page"/>
      </w:r>
    </w:p>
    <w:p w14:paraId="3874577D" w14:textId="77777777" w:rsidR="005173B1" w:rsidRPr="005173B1" w:rsidRDefault="005173B1" w:rsidP="000C1FF3">
      <w:pPr>
        <w:pStyle w:val="Heading3"/>
        <w:numPr>
          <w:ilvl w:val="2"/>
          <w:numId w:val="2"/>
        </w:numPr>
        <w:tabs>
          <w:tab w:val="clear" w:pos="2502"/>
        </w:tabs>
      </w:pPr>
      <w:bookmarkStart w:id="148" w:name="_Toc354401881"/>
      <w:r>
        <w:lastRenderedPageBreak/>
        <w:t>SalesShow_All_</w:t>
      </w:r>
      <w:r w:rsidR="004E1567">
        <w:t>SaHa –</w:t>
      </w:r>
      <w:r w:rsidRPr="00C55901">
        <w:t xml:space="preserve"> </w:t>
      </w:r>
      <w:r w:rsidRPr="00094C4A">
        <w:t xml:space="preserve">2514 vs. 3514 </w:t>
      </w:r>
      <w:r>
        <w:t xml:space="preserve">Command-Response Probability Density Plot Comparison – Primary </w:t>
      </w:r>
      <w:r w:rsidRPr="00094C4A">
        <w:t>Arm</w:t>
      </w:r>
      <w:bookmarkEnd w:id="148"/>
    </w:p>
    <w:p w14:paraId="3874577E" w14:textId="77777777" w:rsidR="00137790" w:rsidRPr="00D0309B" w:rsidRDefault="00137790" w:rsidP="00D0309B">
      <w:pPr>
        <w:autoSpaceDE w:val="0"/>
        <w:autoSpaceDN w:val="0"/>
        <w:adjustRightInd w:val="0"/>
        <w:spacing w:after="0" w:line="240" w:lineRule="auto"/>
        <w:rPr>
          <w:rFonts w:ascii="Lucida Console" w:eastAsia="Times New Roman" w:hAnsi="Lucida Console" w:cs="Lucida Console"/>
          <w:sz w:val="20"/>
          <w:szCs w:val="20"/>
        </w:rPr>
      </w:pPr>
    </w:p>
    <w:tbl>
      <w:tblPr>
        <w:tblStyle w:val="TableGrid"/>
        <w:tblW w:w="0" w:type="auto"/>
        <w:tblLook w:val="04A0" w:firstRow="1" w:lastRow="0" w:firstColumn="1" w:lastColumn="0" w:noHBand="0" w:noVBand="1"/>
      </w:tblPr>
      <w:tblGrid>
        <w:gridCol w:w="7596"/>
        <w:gridCol w:w="7596"/>
      </w:tblGrid>
      <w:tr w:rsidR="004E1567" w14:paraId="38745781" w14:textId="77777777" w:rsidTr="00206651">
        <w:trPr>
          <w:cantSplit/>
          <w:tblHeader/>
        </w:trPr>
        <w:tc>
          <w:tcPr>
            <w:tcW w:w="7596" w:type="dxa"/>
            <w:shd w:val="clear" w:color="auto" w:fill="BFBFBF" w:themeFill="background1" w:themeFillShade="BF"/>
            <w:vAlign w:val="bottom"/>
          </w:tcPr>
          <w:p w14:paraId="3874577F" w14:textId="77777777" w:rsidR="004E1567" w:rsidRPr="0091176B" w:rsidRDefault="004E1567" w:rsidP="004E1567">
            <w:pPr>
              <w:jc w:val="center"/>
              <w:rPr>
                <w:b/>
              </w:rPr>
            </w:pPr>
            <w:r>
              <w:rPr>
                <w:b/>
              </w:rPr>
              <w:t>Primary Arm 2514</w:t>
            </w:r>
          </w:p>
        </w:tc>
        <w:tc>
          <w:tcPr>
            <w:tcW w:w="7596" w:type="dxa"/>
            <w:shd w:val="clear" w:color="auto" w:fill="BFBFBF" w:themeFill="background1" w:themeFillShade="BF"/>
            <w:vAlign w:val="bottom"/>
          </w:tcPr>
          <w:p w14:paraId="38745780" w14:textId="77777777" w:rsidR="004E1567" w:rsidRPr="0091176B" w:rsidRDefault="004E1567" w:rsidP="004E1567">
            <w:pPr>
              <w:jc w:val="center"/>
              <w:rPr>
                <w:b/>
              </w:rPr>
            </w:pPr>
            <w:r>
              <w:rPr>
                <w:b/>
              </w:rPr>
              <w:t>Primary Arm 3514</w:t>
            </w:r>
          </w:p>
        </w:tc>
      </w:tr>
      <w:tr w:rsidR="004E1567" w14:paraId="38745784" w14:textId="77777777" w:rsidTr="004E1567">
        <w:tc>
          <w:tcPr>
            <w:tcW w:w="7596" w:type="dxa"/>
          </w:tcPr>
          <w:p w14:paraId="38745782" w14:textId="77777777" w:rsidR="004E1567" w:rsidRDefault="00206651" w:rsidP="006973AE">
            <w:pPr>
              <w:spacing w:after="0" w:line="240" w:lineRule="auto"/>
            </w:pPr>
            <w:r>
              <w:rPr>
                <w:noProof/>
              </w:rPr>
              <w:drawing>
                <wp:inline distT="0" distB="0" distL="0" distR="0" wp14:anchorId="38745AEF" wp14:editId="38745AF0">
                  <wp:extent cx="4572000" cy="4572000"/>
                  <wp:effectExtent l="19050" t="0" r="0" b="0"/>
                  <wp:docPr id="16" name="Picture 7" descr="C:\WireSharkCaptures\20121223PrimShow1000_2514_tcp20.txt_PrimaryHome--Prim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reSharkCaptures\20121223PrimShow1000_2514_tcp20.txt_PrimaryHome--PrimaryVtip_dens.png"/>
                          <pic:cNvPicPr>
                            <a:picLocks noChangeAspect="1" noChangeArrowheads="1"/>
                          </pic:cNvPicPr>
                        </pic:nvPicPr>
                        <pic:blipFill>
                          <a:blip r:embed="rId5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83" w14:textId="77777777" w:rsidR="004E1567" w:rsidRDefault="00844798" w:rsidP="006973AE">
            <w:pPr>
              <w:spacing w:after="0" w:line="240" w:lineRule="auto"/>
            </w:pPr>
            <w:r>
              <w:rPr>
                <w:noProof/>
              </w:rPr>
              <w:drawing>
                <wp:inline distT="0" distB="0" distL="0" distR="0" wp14:anchorId="38745AF1" wp14:editId="38745AF2">
                  <wp:extent cx="4572000" cy="4572000"/>
                  <wp:effectExtent l="19050" t="0" r="0" b="0"/>
                  <wp:docPr id="185" name="Picture 42" descr="C:\WireSharkCaptures\20130719PrimShow1000_3514_2121_tcp20.txt_PrimaryHome--Prim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ireSharkCaptures\20130719PrimShow1000_3514_2121_tcp20.txt_PrimaryHome--PrimaryVtip_dens.png"/>
                          <pic:cNvPicPr>
                            <a:picLocks noChangeAspect="1" noChangeArrowheads="1"/>
                          </pic:cNvPicPr>
                        </pic:nvPicPr>
                        <pic:blipFill>
                          <a:blip r:embed="rId57"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87" w14:textId="77777777" w:rsidTr="004E1567">
        <w:tc>
          <w:tcPr>
            <w:tcW w:w="7596" w:type="dxa"/>
          </w:tcPr>
          <w:p w14:paraId="38745785" w14:textId="77777777" w:rsidR="00206651" w:rsidRDefault="00206651" w:rsidP="006973AE">
            <w:pPr>
              <w:spacing w:after="0" w:line="240" w:lineRule="auto"/>
            </w:pPr>
            <w:r>
              <w:rPr>
                <w:noProof/>
              </w:rPr>
              <w:lastRenderedPageBreak/>
              <w:drawing>
                <wp:inline distT="0" distB="0" distL="0" distR="0" wp14:anchorId="38745AF3" wp14:editId="38745AF4">
                  <wp:extent cx="4572000" cy="4572000"/>
                  <wp:effectExtent l="19050" t="0" r="0" b="0"/>
                  <wp:docPr id="24" name="Picture 9" descr="C:\WireSharkCaptures\20121223PrimShow1000_2514_tcp20.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21223PrimShow1000_2514_tcp20.txt_PrimaryHome--PrimaryHome_dens.png"/>
                          <pic:cNvPicPr>
                            <a:picLocks noChangeAspect="1" noChangeArrowheads="1"/>
                          </pic:cNvPicPr>
                        </pic:nvPicPr>
                        <pic:blipFill>
                          <a:blip r:embed="rId5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86" w14:textId="77777777" w:rsidR="00206651" w:rsidRDefault="00844798" w:rsidP="006973AE">
            <w:pPr>
              <w:spacing w:after="0" w:line="240" w:lineRule="auto"/>
            </w:pPr>
            <w:r>
              <w:rPr>
                <w:noProof/>
              </w:rPr>
              <w:drawing>
                <wp:inline distT="0" distB="0" distL="0" distR="0" wp14:anchorId="38745AF5" wp14:editId="38745AF6">
                  <wp:extent cx="4572000" cy="4572000"/>
                  <wp:effectExtent l="19050" t="0" r="0" b="0"/>
                  <wp:docPr id="187" name="Picture 43" descr="C:\WireSharkCaptures\20130719PrimShow1000_3514_2121_tcp20.txt_PrimaryHome--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ireSharkCaptures\20130719PrimShow1000_3514_2121_tcp20.txt_PrimaryHome--PrimaryHome_dens.png"/>
                          <pic:cNvPicPr>
                            <a:picLocks noChangeAspect="1" noChangeArrowheads="1"/>
                          </pic:cNvPicPr>
                        </pic:nvPicPr>
                        <pic:blipFill>
                          <a:blip r:embed="rId5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8A" w14:textId="77777777" w:rsidTr="004E1567">
        <w:tc>
          <w:tcPr>
            <w:tcW w:w="7596" w:type="dxa"/>
          </w:tcPr>
          <w:p w14:paraId="38745788" w14:textId="77777777" w:rsidR="00206651" w:rsidRDefault="00206651" w:rsidP="006973AE">
            <w:pPr>
              <w:spacing w:after="0" w:line="240" w:lineRule="auto"/>
              <w:rPr>
                <w:noProof/>
              </w:rPr>
            </w:pPr>
            <w:r>
              <w:rPr>
                <w:noProof/>
              </w:rPr>
              <w:lastRenderedPageBreak/>
              <w:drawing>
                <wp:inline distT="0" distB="0" distL="0" distR="0" wp14:anchorId="38745AF7" wp14:editId="38745AF8">
                  <wp:extent cx="4572000" cy="4572000"/>
                  <wp:effectExtent l="19050" t="0" r="0" b="0"/>
                  <wp:docPr id="244" name="Picture 10" descr="C:\WireSharkCaptures\20121223PrimShow1000_2514_tcp20.txt_PrimaryHome--Prim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21223PrimShow1000_2514_tcp20.txt_PrimaryHome--PrimaryDump_dens.png"/>
                          <pic:cNvPicPr>
                            <a:picLocks noChangeAspect="1" noChangeArrowheads="1"/>
                          </pic:cNvPicPr>
                        </pic:nvPicPr>
                        <pic:blipFill>
                          <a:blip r:embed="rId6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89" w14:textId="77777777" w:rsidR="00206651" w:rsidRDefault="00844798" w:rsidP="006973AE">
            <w:pPr>
              <w:spacing w:after="0" w:line="240" w:lineRule="auto"/>
            </w:pPr>
            <w:r>
              <w:rPr>
                <w:noProof/>
              </w:rPr>
              <w:drawing>
                <wp:inline distT="0" distB="0" distL="0" distR="0" wp14:anchorId="38745AF9" wp14:editId="38745AFA">
                  <wp:extent cx="4572000" cy="4572000"/>
                  <wp:effectExtent l="19050" t="0" r="0" b="0"/>
                  <wp:docPr id="189" name="Picture 44" descr="C:\WireSharkCaptures\20130719PrimShow1000_3514_2121_tcp20.txt_PrimaryHome--Prim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ireSharkCaptures\20130719PrimShow1000_3514_2121_tcp20.txt_PrimaryHome--PrimaryDump_dens.png"/>
                          <pic:cNvPicPr>
                            <a:picLocks noChangeAspect="1" noChangeArrowheads="1"/>
                          </pic:cNvPicPr>
                        </pic:nvPicPr>
                        <pic:blipFill>
                          <a:blip r:embed="rId6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8D" w14:textId="77777777" w:rsidTr="004E1567">
        <w:tc>
          <w:tcPr>
            <w:tcW w:w="7596" w:type="dxa"/>
          </w:tcPr>
          <w:p w14:paraId="3874578B" w14:textId="77777777" w:rsidR="00206651" w:rsidRDefault="00206651" w:rsidP="006973AE">
            <w:pPr>
              <w:spacing w:after="0" w:line="240" w:lineRule="auto"/>
              <w:rPr>
                <w:noProof/>
              </w:rPr>
            </w:pPr>
            <w:r>
              <w:rPr>
                <w:noProof/>
              </w:rPr>
              <w:lastRenderedPageBreak/>
              <w:drawing>
                <wp:inline distT="0" distB="0" distL="0" distR="0" wp14:anchorId="38745AFB" wp14:editId="38745AFC">
                  <wp:extent cx="4572000" cy="4572000"/>
                  <wp:effectExtent l="19050" t="0" r="0" b="0"/>
                  <wp:docPr id="245" name="Picture 11" descr="C:\WireSharkCaptures\20121223PrimShow1000_2514_tcp20.txt_PrimaryDump--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reSharkCaptures\20121223PrimShow1000_2514_tcp20.txt_PrimaryDump--PrimaryHome_dens.png"/>
                          <pic:cNvPicPr>
                            <a:picLocks noChangeAspect="1" noChangeArrowheads="1"/>
                          </pic:cNvPicPr>
                        </pic:nvPicPr>
                        <pic:blipFill>
                          <a:blip r:embed="rId6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8C" w14:textId="77777777" w:rsidR="00206651" w:rsidRDefault="00844798" w:rsidP="006973AE">
            <w:pPr>
              <w:spacing w:after="0" w:line="240" w:lineRule="auto"/>
            </w:pPr>
            <w:r>
              <w:rPr>
                <w:noProof/>
              </w:rPr>
              <w:drawing>
                <wp:inline distT="0" distB="0" distL="0" distR="0" wp14:anchorId="38745AFD" wp14:editId="38745AFE">
                  <wp:extent cx="4572000" cy="4572000"/>
                  <wp:effectExtent l="19050" t="0" r="0" b="0"/>
                  <wp:docPr id="191" name="Picture 45" descr="C:\WireSharkCaptures\20130719PrimShow1000_3514_2121_tcp20.txt_PrimaryDump--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WireSharkCaptures\20130719PrimShow1000_3514_2121_tcp20.txt_PrimaryDump--PrimaryHome_dens.png"/>
                          <pic:cNvPicPr>
                            <a:picLocks noChangeAspect="1" noChangeArrowheads="1"/>
                          </pic:cNvPicPr>
                        </pic:nvPicPr>
                        <pic:blipFill>
                          <a:blip r:embed="rId6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90" w14:textId="77777777" w:rsidTr="004E1567">
        <w:tc>
          <w:tcPr>
            <w:tcW w:w="7596" w:type="dxa"/>
          </w:tcPr>
          <w:p w14:paraId="3874578E" w14:textId="77777777" w:rsidR="00206651" w:rsidRDefault="00206651" w:rsidP="006973AE">
            <w:pPr>
              <w:spacing w:after="0" w:line="240" w:lineRule="auto"/>
              <w:rPr>
                <w:noProof/>
              </w:rPr>
            </w:pPr>
            <w:r>
              <w:rPr>
                <w:noProof/>
              </w:rPr>
              <w:lastRenderedPageBreak/>
              <w:drawing>
                <wp:inline distT="0" distB="0" distL="0" distR="0" wp14:anchorId="38745AFF" wp14:editId="38745B00">
                  <wp:extent cx="4572000" cy="4572000"/>
                  <wp:effectExtent l="19050" t="0" r="0" b="0"/>
                  <wp:docPr id="246" name="Picture 12" descr="C:\WireSharkCaptures\20121223PrimShow1000_2514_tcp20.txt_PrimaryCmTl--Primary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reSharkCaptures\20121223PrimShow1000_2514_tcp20.txt_PrimaryCmTl--PrimarySeal_dens.png"/>
                          <pic:cNvPicPr>
                            <a:picLocks noChangeAspect="1" noChangeArrowheads="1"/>
                          </pic:cNvPicPr>
                        </pic:nvPicPr>
                        <pic:blipFill>
                          <a:blip r:embed="rId6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8F" w14:textId="77777777" w:rsidR="00206651" w:rsidRDefault="00844798" w:rsidP="006973AE">
            <w:pPr>
              <w:spacing w:after="0" w:line="240" w:lineRule="auto"/>
            </w:pPr>
            <w:r>
              <w:rPr>
                <w:noProof/>
              </w:rPr>
              <w:drawing>
                <wp:inline distT="0" distB="0" distL="0" distR="0" wp14:anchorId="38745B01" wp14:editId="38745B02">
                  <wp:extent cx="4572000" cy="4572000"/>
                  <wp:effectExtent l="19050" t="0" r="0" b="0"/>
                  <wp:docPr id="193" name="Picture 46" descr="C:\WireSharkCaptures\20130719PrimShow1000_3514_2121_tcp20.txt_PrimaryCmTl--PrimaryTip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WireSharkCaptures\20130719PrimShow1000_3514_2121_tcp20.txt_PrimaryCmTl--PrimaryTipSeal_dens.png"/>
                          <pic:cNvPicPr>
                            <a:picLocks noChangeAspect="1" noChangeArrowheads="1"/>
                          </pic:cNvPicPr>
                        </pic:nvPicPr>
                        <pic:blipFill>
                          <a:blip r:embed="rId6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93" w14:textId="77777777" w:rsidTr="004E1567">
        <w:tc>
          <w:tcPr>
            <w:tcW w:w="7596" w:type="dxa"/>
          </w:tcPr>
          <w:p w14:paraId="38745791" w14:textId="77777777" w:rsidR="00206651" w:rsidRDefault="00206651" w:rsidP="006973AE">
            <w:pPr>
              <w:spacing w:after="0" w:line="240" w:lineRule="auto"/>
              <w:rPr>
                <w:noProof/>
              </w:rPr>
            </w:pPr>
            <w:r>
              <w:rPr>
                <w:noProof/>
              </w:rPr>
              <w:lastRenderedPageBreak/>
              <w:drawing>
                <wp:inline distT="0" distB="0" distL="0" distR="0" wp14:anchorId="38745B03" wp14:editId="38745B04">
                  <wp:extent cx="4572000" cy="4572000"/>
                  <wp:effectExtent l="19050" t="0" r="0" b="0"/>
                  <wp:docPr id="247" name="Picture 13" descr="C:\WireSharkCaptures\20121223PrimShow1000_2514_tcp20.txt_PrimaryVtip--PrimaryStat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reSharkCaptures\20121223PrimShow1000_2514_tcp20.txt_PrimaryVtip--PrimaryStat_dens.png"/>
                          <pic:cNvPicPr>
                            <a:picLocks noChangeAspect="1" noChangeArrowheads="1"/>
                          </pic:cNvPicPr>
                        </pic:nvPicPr>
                        <pic:blipFill>
                          <a:blip r:embed="rId6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92" w14:textId="77777777" w:rsidR="00206651" w:rsidRDefault="00844798" w:rsidP="006973AE">
            <w:pPr>
              <w:spacing w:after="0" w:line="240" w:lineRule="auto"/>
            </w:pPr>
            <w:r>
              <w:rPr>
                <w:noProof/>
              </w:rPr>
              <w:drawing>
                <wp:inline distT="0" distB="0" distL="0" distR="0" wp14:anchorId="38745B05" wp14:editId="38745B06">
                  <wp:extent cx="4572000" cy="4572000"/>
                  <wp:effectExtent l="19050" t="0" r="0" b="0"/>
                  <wp:docPr id="196" name="Picture 48" descr="C:\WireSharkCaptures\20130719PrimShow1000_3514_2121_tcp20.txt_PrimaryVtip--PrimaryStat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WireSharkCaptures\20130719PrimShow1000_3514_2121_tcp20.txt_PrimaryVtip--PrimaryStat_dens.png"/>
                          <pic:cNvPicPr>
                            <a:picLocks noChangeAspect="1" noChangeArrowheads="1"/>
                          </pic:cNvPicPr>
                        </pic:nvPicPr>
                        <pic:blipFill>
                          <a:blip r:embed="rId67"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96" w14:textId="77777777" w:rsidTr="004E1567">
        <w:tc>
          <w:tcPr>
            <w:tcW w:w="7596" w:type="dxa"/>
          </w:tcPr>
          <w:p w14:paraId="38745794" w14:textId="77777777" w:rsidR="00206651" w:rsidRDefault="00206651" w:rsidP="006973AE">
            <w:pPr>
              <w:spacing w:after="0" w:line="240" w:lineRule="auto"/>
              <w:rPr>
                <w:noProof/>
              </w:rPr>
            </w:pPr>
            <w:r>
              <w:rPr>
                <w:noProof/>
              </w:rPr>
              <w:lastRenderedPageBreak/>
              <w:drawing>
                <wp:inline distT="0" distB="0" distL="0" distR="0" wp14:anchorId="38745B07" wp14:editId="38745B08">
                  <wp:extent cx="4572000" cy="4572000"/>
                  <wp:effectExtent l="19050" t="0" r="0" b="0"/>
                  <wp:docPr id="248" name="Picture 14" descr="C:\WireSharkCaptures\20121223PrimShow1000_2514_tcp20.txt_PrimaryStat--PrimaryCmT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reSharkCaptures\20121223PrimShow1000_2514_tcp20.txt_PrimaryStat--PrimaryCmTl_dens.png"/>
                          <pic:cNvPicPr>
                            <a:picLocks noChangeAspect="1" noChangeArrowheads="1"/>
                          </pic:cNvPicPr>
                        </pic:nvPicPr>
                        <pic:blipFill>
                          <a:blip r:embed="rId6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95" w14:textId="77777777" w:rsidR="00206651" w:rsidRDefault="00844798" w:rsidP="006973AE">
            <w:pPr>
              <w:spacing w:after="0" w:line="240" w:lineRule="auto"/>
            </w:pPr>
            <w:r>
              <w:rPr>
                <w:noProof/>
              </w:rPr>
              <w:drawing>
                <wp:inline distT="0" distB="0" distL="0" distR="0" wp14:anchorId="38745B09" wp14:editId="38745B0A">
                  <wp:extent cx="4572000" cy="4572000"/>
                  <wp:effectExtent l="19050" t="0" r="0" b="0"/>
                  <wp:docPr id="197" name="Picture 49" descr="C:\WireSharkCaptures\20130719PrimShow1000_3514_2121_tcp20.txt_PrimaryStat--PrimaryCmT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WireSharkCaptures\20130719PrimShow1000_3514_2121_tcp20.txt_PrimaryStat--PrimaryCmTl_dens.png"/>
                          <pic:cNvPicPr>
                            <a:picLocks noChangeAspect="1" noChangeArrowheads="1"/>
                          </pic:cNvPicPr>
                        </pic:nvPicPr>
                        <pic:blipFill>
                          <a:blip r:embed="rId6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99" w14:textId="77777777" w:rsidTr="004E1567">
        <w:tc>
          <w:tcPr>
            <w:tcW w:w="7596" w:type="dxa"/>
          </w:tcPr>
          <w:p w14:paraId="38745797" w14:textId="77777777" w:rsidR="00206651" w:rsidRDefault="00206651" w:rsidP="006973AE">
            <w:pPr>
              <w:spacing w:after="0" w:line="240" w:lineRule="auto"/>
              <w:rPr>
                <w:noProof/>
              </w:rPr>
            </w:pPr>
            <w:r>
              <w:rPr>
                <w:noProof/>
              </w:rPr>
              <w:lastRenderedPageBreak/>
              <w:drawing>
                <wp:inline distT="0" distB="0" distL="0" distR="0" wp14:anchorId="38745B0B" wp14:editId="38745B0C">
                  <wp:extent cx="4572000" cy="4572000"/>
                  <wp:effectExtent l="19050" t="0" r="0" b="0"/>
                  <wp:docPr id="249" name="Picture 15" descr="C:\WireSharkCaptures\20121223PrimShow1000_2514_tcp20.txt_PrimarySeal--PrimaryQ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reSharkCaptures\20121223PrimShow1000_2514_tcp20.txt_PrimarySeal--PrimaryQtip_dens.png"/>
                          <pic:cNvPicPr>
                            <a:picLocks noChangeAspect="1" noChangeArrowheads="1"/>
                          </pic:cNvPicPr>
                        </pic:nvPicPr>
                        <pic:blipFill>
                          <a:blip r:embed="rId7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98" w14:textId="77777777" w:rsidR="00206651" w:rsidRDefault="00844798" w:rsidP="006973AE">
            <w:pPr>
              <w:spacing w:after="0" w:line="240" w:lineRule="auto"/>
            </w:pPr>
            <w:r>
              <w:rPr>
                <w:noProof/>
              </w:rPr>
              <w:drawing>
                <wp:inline distT="0" distB="0" distL="0" distR="0" wp14:anchorId="38745B0D" wp14:editId="38745B0E">
                  <wp:extent cx="4572000" cy="4572000"/>
                  <wp:effectExtent l="19050" t="0" r="0" b="0"/>
                  <wp:docPr id="198" name="Picture 50" descr="C:\WireSharkCaptures\20130719PrimShow1000_3514_2121_tcp20.txt_PrimaryTipSeal--PrimaryQ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WireSharkCaptures\20130719PrimShow1000_3514_2121_tcp20.txt_PrimaryTipSeal--PrimaryQtip_dens.png"/>
                          <pic:cNvPicPr>
                            <a:picLocks noChangeAspect="1" noChangeArrowheads="1"/>
                          </pic:cNvPicPr>
                        </pic:nvPicPr>
                        <pic:blipFill>
                          <a:blip r:embed="rId7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9C" w14:textId="77777777" w:rsidTr="004E1567">
        <w:tc>
          <w:tcPr>
            <w:tcW w:w="7596" w:type="dxa"/>
          </w:tcPr>
          <w:p w14:paraId="3874579A" w14:textId="77777777" w:rsidR="00206651" w:rsidRDefault="00206651" w:rsidP="006973AE">
            <w:pPr>
              <w:spacing w:after="0" w:line="240" w:lineRule="auto"/>
              <w:rPr>
                <w:noProof/>
              </w:rPr>
            </w:pPr>
            <w:r>
              <w:rPr>
                <w:noProof/>
              </w:rPr>
              <w:lastRenderedPageBreak/>
              <w:drawing>
                <wp:inline distT="0" distB="0" distL="0" distR="0" wp14:anchorId="38745B0F" wp14:editId="38745B10">
                  <wp:extent cx="4572000" cy="4572000"/>
                  <wp:effectExtent l="19050" t="0" r="0" b="0"/>
                  <wp:docPr id="250" name="Picture 16" descr="C:\WireSharkCaptures\20121223PrimShow1000_2514_tcp20.txt_PrimarySaha--PrimarySaha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ireSharkCaptures\20121223PrimShow1000_2514_tcp20.txt_PrimarySaha--PrimarySaha_dens.png"/>
                          <pic:cNvPicPr>
                            <a:picLocks noChangeAspect="1" noChangeArrowheads="1"/>
                          </pic:cNvPicPr>
                        </pic:nvPicPr>
                        <pic:blipFill>
                          <a:blip r:embed="rId7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9B" w14:textId="77777777" w:rsidR="00206651" w:rsidRDefault="00844798" w:rsidP="006973AE">
            <w:pPr>
              <w:spacing w:after="0" w:line="240" w:lineRule="auto"/>
            </w:pPr>
            <w:r>
              <w:rPr>
                <w:noProof/>
              </w:rPr>
              <w:drawing>
                <wp:inline distT="0" distB="0" distL="0" distR="0" wp14:anchorId="38745B11" wp14:editId="38745B12">
                  <wp:extent cx="4572000" cy="4572000"/>
                  <wp:effectExtent l="19050" t="0" r="0" b="0"/>
                  <wp:docPr id="199" name="Picture 51" descr="C:\WireSharkCaptures\20130719PrimShow1000_3514_2121_tcp20.txt_PrimarySaha--PrimarySaha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WireSharkCaptures\20130719PrimShow1000_3514_2121_tcp20.txt_PrimarySaha--PrimarySaha_dens.png"/>
                          <pic:cNvPicPr>
                            <a:picLocks noChangeAspect="1" noChangeArrowheads="1"/>
                          </pic:cNvPicPr>
                        </pic:nvPicPr>
                        <pic:blipFill>
                          <a:blip r:embed="rId7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9F" w14:textId="77777777" w:rsidTr="004E1567">
        <w:tc>
          <w:tcPr>
            <w:tcW w:w="7596" w:type="dxa"/>
          </w:tcPr>
          <w:p w14:paraId="3874579D" w14:textId="77777777" w:rsidR="00206651" w:rsidRDefault="00206651" w:rsidP="006973AE">
            <w:pPr>
              <w:spacing w:after="0" w:line="240" w:lineRule="auto"/>
              <w:rPr>
                <w:noProof/>
              </w:rPr>
            </w:pPr>
            <w:r>
              <w:rPr>
                <w:noProof/>
              </w:rPr>
              <w:lastRenderedPageBreak/>
              <w:drawing>
                <wp:inline distT="0" distB="0" distL="0" distR="0" wp14:anchorId="38745B13" wp14:editId="38745B14">
                  <wp:extent cx="4572000" cy="4572000"/>
                  <wp:effectExtent l="19050" t="0" r="0" b="0"/>
                  <wp:docPr id="251" name="Picture 17" descr="C:\WireSharkCaptures\20121223PrimShow1000_2514_tcp20.txt_PrimarySaha--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ireSharkCaptures\20121223PrimShow1000_2514_tcp20.txt_PrimarySaha--PrimaryHome_dens.png"/>
                          <pic:cNvPicPr>
                            <a:picLocks noChangeAspect="1" noChangeArrowheads="1"/>
                          </pic:cNvPicPr>
                        </pic:nvPicPr>
                        <pic:blipFill>
                          <a:blip r:embed="rId7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9E" w14:textId="77777777" w:rsidR="00206651" w:rsidRDefault="00844798" w:rsidP="006973AE">
            <w:pPr>
              <w:spacing w:after="0" w:line="240" w:lineRule="auto"/>
            </w:pPr>
            <w:r>
              <w:rPr>
                <w:noProof/>
              </w:rPr>
              <w:drawing>
                <wp:inline distT="0" distB="0" distL="0" distR="0" wp14:anchorId="38745B15" wp14:editId="38745B16">
                  <wp:extent cx="4572000" cy="4572000"/>
                  <wp:effectExtent l="19050" t="0" r="0" b="0"/>
                  <wp:docPr id="200" name="Picture 52" descr="C:\WireSharkCaptures\20130719PrimShow1000_3514_2121_tcp20.txt_PrimarySaha--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ireSharkCaptures\20130719PrimShow1000_3514_2121_tcp20.txt_PrimarySaha--PrimaryHome_dens.png"/>
                          <pic:cNvPicPr>
                            <a:picLocks noChangeAspect="1" noChangeArrowheads="1"/>
                          </pic:cNvPicPr>
                        </pic:nvPicPr>
                        <pic:blipFill>
                          <a:blip r:embed="rId7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206651" w14:paraId="387457A2" w14:textId="77777777" w:rsidTr="004E1567">
        <w:tc>
          <w:tcPr>
            <w:tcW w:w="7596" w:type="dxa"/>
          </w:tcPr>
          <w:p w14:paraId="387457A0" w14:textId="77777777" w:rsidR="00206651" w:rsidRDefault="00206651" w:rsidP="006973AE">
            <w:pPr>
              <w:spacing w:after="0" w:line="240" w:lineRule="auto"/>
              <w:rPr>
                <w:noProof/>
              </w:rPr>
            </w:pPr>
            <w:r>
              <w:rPr>
                <w:noProof/>
              </w:rPr>
              <w:lastRenderedPageBreak/>
              <w:drawing>
                <wp:inline distT="0" distB="0" distL="0" distR="0" wp14:anchorId="38745B17" wp14:editId="38745B18">
                  <wp:extent cx="4572000" cy="4572000"/>
                  <wp:effectExtent l="19050" t="0" r="0" b="0"/>
                  <wp:docPr id="252" name="Picture 18" descr="C:\WireSharkCaptures\20121223PrimShow1000_2514_tcp20.txt_PrimaryQtip--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ireSharkCaptures\20121223PrimShow1000_2514_tcp20.txt_PrimaryQtip--PrimaryHome_dens.png"/>
                          <pic:cNvPicPr>
                            <a:picLocks noChangeAspect="1" noChangeArrowheads="1"/>
                          </pic:cNvPicPr>
                        </pic:nvPicPr>
                        <pic:blipFill>
                          <a:blip r:embed="rId7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7A1" w14:textId="77777777" w:rsidR="00206651" w:rsidRDefault="00844798" w:rsidP="006973AE">
            <w:pPr>
              <w:spacing w:after="0" w:line="240" w:lineRule="auto"/>
            </w:pPr>
            <w:r>
              <w:rPr>
                <w:noProof/>
              </w:rPr>
              <w:drawing>
                <wp:inline distT="0" distB="0" distL="0" distR="0" wp14:anchorId="38745B19" wp14:editId="38745B1A">
                  <wp:extent cx="4572000" cy="4572000"/>
                  <wp:effectExtent l="19050" t="0" r="0" b="0"/>
                  <wp:docPr id="201" name="Picture 53" descr="C:\WireSharkCaptures\20130719PrimShow1000_3514_2121_tcp20.txt_PrimaryQtip--Prim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WireSharkCaptures\20130719PrimShow1000_3514_2121_tcp20.txt_PrimaryQtip--PrimaryHome_dens.png"/>
                          <pic:cNvPicPr>
                            <a:picLocks noChangeAspect="1" noChangeArrowheads="1"/>
                          </pic:cNvPicPr>
                        </pic:nvPicPr>
                        <pic:blipFill>
                          <a:blip r:embed="rId77"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bl>
    <w:p w14:paraId="387457A3" w14:textId="77777777" w:rsidR="00024C72" w:rsidRDefault="00024C72" w:rsidP="006973AE">
      <w:pPr>
        <w:spacing w:after="0" w:line="240" w:lineRule="auto"/>
      </w:pPr>
    </w:p>
    <w:p w14:paraId="387457A4" w14:textId="77777777" w:rsidR="00024C72" w:rsidRDefault="00024C72">
      <w:pPr>
        <w:spacing w:after="0" w:line="240" w:lineRule="auto"/>
      </w:pPr>
      <w:r>
        <w:br w:type="page"/>
      </w:r>
    </w:p>
    <w:p w14:paraId="387457A5" w14:textId="77777777" w:rsidR="00CF6A6B" w:rsidRPr="00CF6A6B" w:rsidRDefault="00CF6A6B" w:rsidP="006973AE">
      <w:pPr>
        <w:spacing w:after="0" w:line="240" w:lineRule="auto"/>
      </w:pPr>
    </w:p>
    <w:p w14:paraId="387457A6" w14:textId="77777777" w:rsidR="00FE2824" w:rsidRDefault="00753FC3" w:rsidP="000C1FF3">
      <w:pPr>
        <w:pStyle w:val="Heading3"/>
        <w:numPr>
          <w:ilvl w:val="2"/>
          <w:numId w:val="2"/>
        </w:numPr>
        <w:tabs>
          <w:tab w:val="clear" w:pos="2502"/>
        </w:tabs>
      </w:pPr>
      <w:r>
        <w:t xml:space="preserve"> </w:t>
      </w:r>
      <w:bookmarkStart w:id="149" w:name="_Toc354401882"/>
      <w:r w:rsidR="0074385B">
        <w:t>SalesShow_All_</w:t>
      </w:r>
      <w:r w:rsidR="006E03C9">
        <w:t xml:space="preserve">SaHa </w:t>
      </w:r>
      <w:r w:rsidR="00094C4A">
        <w:t>–</w:t>
      </w:r>
      <w:r w:rsidR="0011011E">
        <w:t xml:space="preserve"> </w:t>
      </w:r>
      <w:r w:rsidR="00931817">
        <w:t xml:space="preserve">2514 </w:t>
      </w:r>
      <w:r w:rsidR="00094C4A">
        <w:t>vs.</w:t>
      </w:r>
      <w:r w:rsidR="00931817">
        <w:t xml:space="preserve"> 3514 </w:t>
      </w:r>
      <w:r w:rsidR="005037EB">
        <w:t>Command-Response</w:t>
      </w:r>
      <w:r w:rsidR="005037EB" w:rsidRPr="0034694B">
        <w:t xml:space="preserve"> </w:t>
      </w:r>
      <w:r w:rsidR="001A52C2">
        <w:t>Plot</w:t>
      </w:r>
      <w:r w:rsidR="005A75E0">
        <w:t xml:space="preserve"> Comparisons – Primary</w:t>
      </w:r>
      <w:r w:rsidR="00931817">
        <w:t xml:space="preserve"> Arm</w:t>
      </w:r>
      <w:bookmarkEnd w:id="149"/>
    </w:p>
    <w:p w14:paraId="387457A7" w14:textId="77777777" w:rsidR="005173B1" w:rsidRPr="005173B1" w:rsidRDefault="005173B1" w:rsidP="005173B1"/>
    <w:tbl>
      <w:tblPr>
        <w:tblStyle w:val="TableGrid"/>
        <w:tblW w:w="15120" w:type="dxa"/>
        <w:tblInd w:w="-162" w:type="dxa"/>
        <w:tblLayout w:type="fixed"/>
        <w:tblCellMar>
          <w:top w:w="29" w:type="dxa"/>
          <w:left w:w="115" w:type="dxa"/>
          <w:bottom w:w="29" w:type="dxa"/>
          <w:right w:w="115" w:type="dxa"/>
        </w:tblCellMar>
        <w:tblLook w:val="04A0" w:firstRow="1" w:lastRow="0" w:firstColumn="1" w:lastColumn="0" w:noHBand="0" w:noVBand="1"/>
      </w:tblPr>
      <w:tblGrid>
        <w:gridCol w:w="7560"/>
        <w:gridCol w:w="7560"/>
      </w:tblGrid>
      <w:tr w:rsidR="00660F37" w14:paraId="387457AA" w14:textId="77777777" w:rsidTr="005173B1">
        <w:trPr>
          <w:cantSplit/>
          <w:trHeight w:val="287"/>
          <w:tblHeader/>
        </w:trPr>
        <w:tc>
          <w:tcPr>
            <w:tcW w:w="7560" w:type="dxa"/>
            <w:tcBorders>
              <w:bottom w:val="single" w:sz="4" w:space="0" w:color="auto"/>
            </w:tcBorders>
            <w:shd w:val="clear" w:color="auto" w:fill="D9D9D9" w:themeFill="background1" w:themeFillShade="D9"/>
            <w:vAlign w:val="bottom"/>
          </w:tcPr>
          <w:p w14:paraId="387457A8" w14:textId="77777777" w:rsidR="00660F37" w:rsidRPr="0091176B" w:rsidRDefault="005A75E0" w:rsidP="00660F37">
            <w:pPr>
              <w:jc w:val="center"/>
              <w:rPr>
                <w:b/>
              </w:rPr>
            </w:pPr>
            <w:r>
              <w:rPr>
                <w:b/>
              </w:rPr>
              <w:t>Primary</w:t>
            </w:r>
            <w:r w:rsidR="005D2881">
              <w:rPr>
                <w:b/>
              </w:rPr>
              <w:t xml:space="preserve"> Arm </w:t>
            </w:r>
            <w:r w:rsidR="00660F37">
              <w:rPr>
                <w:b/>
              </w:rPr>
              <w:t>2514</w:t>
            </w:r>
          </w:p>
        </w:tc>
        <w:tc>
          <w:tcPr>
            <w:tcW w:w="7560" w:type="dxa"/>
            <w:tcBorders>
              <w:bottom w:val="single" w:sz="4" w:space="0" w:color="auto"/>
            </w:tcBorders>
            <w:shd w:val="clear" w:color="auto" w:fill="D9D9D9" w:themeFill="background1" w:themeFillShade="D9"/>
            <w:vAlign w:val="bottom"/>
          </w:tcPr>
          <w:p w14:paraId="387457A9" w14:textId="77777777" w:rsidR="00660F37" w:rsidRPr="0091176B" w:rsidRDefault="005A75E0" w:rsidP="00660F37">
            <w:pPr>
              <w:jc w:val="center"/>
              <w:rPr>
                <w:b/>
              </w:rPr>
            </w:pPr>
            <w:r>
              <w:rPr>
                <w:b/>
              </w:rPr>
              <w:t>Primary</w:t>
            </w:r>
            <w:r w:rsidR="005D2881">
              <w:rPr>
                <w:b/>
              </w:rPr>
              <w:t xml:space="preserve"> Arm </w:t>
            </w:r>
            <w:r w:rsidR="00660F37">
              <w:rPr>
                <w:b/>
              </w:rPr>
              <w:t>3514</w:t>
            </w:r>
          </w:p>
        </w:tc>
      </w:tr>
      <w:tr w:rsidR="00094C4A" w14:paraId="387457AD" w14:textId="77777777" w:rsidTr="00214288">
        <w:tc>
          <w:tcPr>
            <w:tcW w:w="7560" w:type="dxa"/>
          </w:tcPr>
          <w:p w14:paraId="387457AB" w14:textId="77777777" w:rsidR="00094C4A" w:rsidRDefault="00094C4A" w:rsidP="00C55901">
            <w:pPr>
              <w:rPr>
                <w:noProof/>
              </w:rPr>
            </w:pPr>
            <w:r>
              <w:rPr>
                <w:noProof/>
              </w:rPr>
              <w:drawing>
                <wp:inline distT="0" distB="0" distL="0" distR="0" wp14:anchorId="38745B1B" wp14:editId="38745B1C">
                  <wp:extent cx="4572000" cy="2286000"/>
                  <wp:effectExtent l="19050" t="0" r="0" b="0"/>
                  <wp:docPr id="174" name="Picture 60" descr="C:\WireSharkCaptures\20121223PrimShow1000_2514_tcp20.txt_PrimaryCmTl--Prim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WireSharkCaptures\20121223PrimShow1000_2514_tcp20.txt_PrimaryCmTl--PrimarySeal.png"/>
                          <pic:cNvPicPr>
                            <a:picLocks noChangeAspect="1" noChangeArrowheads="1"/>
                          </pic:cNvPicPr>
                        </pic:nvPicPr>
                        <pic:blipFill>
                          <a:blip r:embed="rId78"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AC" w14:textId="77777777" w:rsidR="00094C4A" w:rsidRDefault="00844798" w:rsidP="00C55901">
            <w:r>
              <w:rPr>
                <w:noProof/>
              </w:rPr>
              <w:drawing>
                <wp:inline distT="0" distB="0" distL="0" distR="0" wp14:anchorId="38745B1D" wp14:editId="38745B1E">
                  <wp:extent cx="4572000" cy="2286000"/>
                  <wp:effectExtent l="19050" t="0" r="0" b="0"/>
                  <wp:docPr id="202" name="Picture 54" descr="C:\WireSharkCaptures\20130719PrimShow1000_3514_2121_tcp20.txt_PrimaryCmTl--PrimaryTip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WireSharkCaptures\20130719PrimShow1000_3514_2121_tcp20.txt_PrimaryCmTl--PrimaryTipSeal.png"/>
                          <pic:cNvPicPr>
                            <a:picLocks noChangeAspect="1" noChangeArrowheads="1"/>
                          </pic:cNvPicPr>
                        </pic:nvPicPr>
                        <pic:blipFill>
                          <a:blip r:embed="rId79"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B0" w14:textId="77777777" w:rsidTr="00214288">
        <w:tc>
          <w:tcPr>
            <w:tcW w:w="7560" w:type="dxa"/>
          </w:tcPr>
          <w:p w14:paraId="387457AE" w14:textId="77777777" w:rsidR="00094C4A" w:rsidRDefault="00094C4A" w:rsidP="00C55901">
            <w:pPr>
              <w:rPr>
                <w:noProof/>
              </w:rPr>
            </w:pPr>
            <w:r>
              <w:rPr>
                <w:noProof/>
              </w:rPr>
              <w:lastRenderedPageBreak/>
              <w:drawing>
                <wp:inline distT="0" distB="0" distL="0" distR="0" wp14:anchorId="38745B1F" wp14:editId="38745B20">
                  <wp:extent cx="4572000" cy="2286000"/>
                  <wp:effectExtent l="19050" t="0" r="0" b="0"/>
                  <wp:docPr id="176" name="Picture 61" descr="C:\WireSharkCaptures\20121223PrimShow1000_2514_tcp20.txt_PrimaryDump--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WireSharkCaptures\20121223PrimShow1000_2514_tcp20.txt_PrimaryDump--PrimaryHome.png"/>
                          <pic:cNvPicPr>
                            <a:picLocks noChangeAspect="1" noChangeArrowheads="1"/>
                          </pic:cNvPicPr>
                        </pic:nvPicPr>
                        <pic:blipFill>
                          <a:blip r:embed="rId80"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AF" w14:textId="77777777" w:rsidR="00094C4A" w:rsidRDefault="00844798" w:rsidP="00C55901">
            <w:r>
              <w:rPr>
                <w:noProof/>
              </w:rPr>
              <w:drawing>
                <wp:inline distT="0" distB="0" distL="0" distR="0" wp14:anchorId="38745B21" wp14:editId="38745B22">
                  <wp:extent cx="4572000" cy="2286000"/>
                  <wp:effectExtent l="19050" t="0" r="0" b="0"/>
                  <wp:docPr id="203" name="Picture 55" descr="C:\WireSharkCaptures\20130719PrimShow1000_3514_2121_tcp20.txt_PrimaryDump--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WireSharkCaptures\20130719PrimShow1000_3514_2121_tcp20.txt_PrimaryDump--PrimaryHome.png"/>
                          <pic:cNvPicPr>
                            <a:picLocks noChangeAspect="1" noChangeArrowheads="1"/>
                          </pic:cNvPicPr>
                        </pic:nvPicPr>
                        <pic:blipFill>
                          <a:blip r:embed="rId81"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B3" w14:textId="77777777" w:rsidTr="00214288">
        <w:tc>
          <w:tcPr>
            <w:tcW w:w="7560" w:type="dxa"/>
          </w:tcPr>
          <w:p w14:paraId="387457B1" w14:textId="77777777" w:rsidR="00094C4A" w:rsidRDefault="00094C4A" w:rsidP="00C55901">
            <w:r>
              <w:rPr>
                <w:noProof/>
              </w:rPr>
              <w:drawing>
                <wp:inline distT="0" distB="0" distL="0" distR="0" wp14:anchorId="38745B23" wp14:editId="38745B24">
                  <wp:extent cx="4572000" cy="2286000"/>
                  <wp:effectExtent l="19050" t="0" r="0" b="0"/>
                  <wp:docPr id="178" name="Picture 62" descr="C:\WireSharkCaptures\20121223PrimShow1000_2514_tcp20.txt_PrimaryHome--Prim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WireSharkCaptures\20121223PrimShow1000_2514_tcp20.txt_PrimaryHome--PrimaryDump.png"/>
                          <pic:cNvPicPr>
                            <a:picLocks noChangeAspect="1" noChangeArrowheads="1"/>
                          </pic:cNvPicPr>
                        </pic:nvPicPr>
                        <pic:blipFill>
                          <a:blip r:embed="rId82"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B2" w14:textId="77777777" w:rsidR="00094C4A" w:rsidRDefault="00844798" w:rsidP="00C55901">
            <w:r>
              <w:rPr>
                <w:noProof/>
              </w:rPr>
              <w:drawing>
                <wp:inline distT="0" distB="0" distL="0" distR="0" wp14:anchorId="38745B25" wp14:editId="38745B26">
                  <wp:extent cx="4572000" cy="2286000"/>
                  <wp:effectExtent l="19050" t="0" r="0" b="0"/>
                  <wp:docPr id="204" name="Picture 56" descr="C:\WireSharkCaptures\20130719PrimShow1000_3514_2121_tcp20.txt_PrimaryHome--Prim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WireSharkCaptures\20130719PrimShow1000_3514_2121_tcp20.txt_PrimaryHome--PrimaryDump.png"/>
                          <pic:cNvPicPr>
                            <a:picLocks noChangeAspect="1" noChangeArrowheads="1"/>
                          </pic:cNvPicPr>
                        </pic:nvPicPr>
                        <pic:blipFill>
                          <a:blip r:embed="rId8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B6" w14:textId="77777777" w:rsidTr="00214288">
        <w:tc>
          <w:tcPr>
            <w:tcW w:w="7560" w:type="dxa"/>
          </w:tcPr>
          <w:p w14:paraId="387457B4" w14:textId="77777777" w:rsidR="00094C4A" w:rsidRDefault="00094C4A" w:rsidP="00C55901">
            <w:pPr>
              <w:rPr>
                <w:noProof/>
              </w:rPr>
            </w:pPr>
            <w:r>
              <w:rPr>
                <w:noProof/>
              </w:rPr>
              <w:lastRenderedPageBreak/>
              <w:drawing>
                <wp:inline distT="0" distB="0" distL="0" distR="0" wp14:anchorId="38745B27" wp14:editId="38745B28">
                  <wp:extent cx="4572000" cy="2286000"/>
                  <wp:effectExtent l="19050" t="0" r="0" b="0"/>
                  <wp:docPr id="180" name="Picture 63" descr="C:\WireSharkCaptures\20121223PrimShow1000_2514_tcp20.txt_PrimaryHome--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WireSharkCaptures\20121223PrimShow1000_2514_tcp20.txt_PrimaryHome--PrimaryHome.png"/>
                          <pic:cNvPicPr>
                            <a:picLocks noChangeAspect="1" noChangeArrowheads="1"/>
                          </pic:cNvPicPr>
                        </pic:nvPicPr>
                        <pic:blipFill>
                          <a:blip r:embed="rId84"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B5" w14:textId="77777777" w:rsidR="00094C4A" w:rsidRDefault="00844798" w:rsidP="00C55901">
            <w:r>
              <w:rPr>
                <w:noProof/>
              </w:rPr>
              <w:drawing>
                <wp:inline distT="0" distB="0" distL="0" distR="0" wp14:anchorId="38745B29" wp14:editId="38745B2A">
                  <wp:extent cx="4572000" cy="2286000"/>
                  <wp:effectExtent l="19050" t="0" r="0" b="0"/>
                  <wp:docPr id="205" name="Picture 57" descr="C:\WireSharkCaptures\20130719PrimShow1000_3514_2121_tcp20.txt_PrimaryHome--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WireSharkCaptures\20130719PrimShow1000_3514_2121_tcp20.txt_PrimaryHome--PrimaryHome.png"/>
                          <pic:cNvPicPr>
                            <a:picLocks noChangeAspect="1" noChangeArrowheads="1"/>
                          </pic:cNvPicPr>
                        </pic:nvPicPr>
                        <pic:blipFill>
                          <a:blip r:embed="rId8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B9" w14:textId="77777777" w:rsidTr="00214288">
        <w:tc>
          <w:tcPr>
            <w:tcW w:w="7560" w:type="dxa"/>
          </w:tcPr>
          <w:p w14:paraId="387457B7" w14:textId="77777777" w:rsidR="00094C4A" w:rsidRDefault="00094C4A" w:rsidP="00C55901">
            <w:pPr>
              <w:rPr>
                <w:noProof/>
              </w:rPr>
            </w:pPr>
            <w:r>
              <w:rPr>
                <w:noProof/>
              </w:rPr>
              <w:drawing>
                <wp:inline distT="0" distB="0" distL="0" distR="0" wp14:anchorId="38745B2B" wp14:editId="38745B2C">
                  <wp:extent cx="4572000" cy="2286000"/>
                  <wp:effectExtent l="19050" t="0" r="0" b="0"/>
                  <wp:docPr id="182" name="Picture 64" descr="C:\WireSharkCaptures\20121223PrimShow1000_2514_tcp20.txt_PrimaryHome--Prim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WireSharkCaptures\20121223PrimShow1000_2514_tcp20.txt_PrimaryHome--PrimaryVtip.png"/>
                          <pic:cNvPicPr>
                            <a:picLocks noChangeAspect="1" noChangeArrowheads="1"/>
                          </pic:cNvPicPr>
                        </pic:nvPicPr>
                        <pic:blipFill>
                          <a:blip r:embed="rId86"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B8" w14:textId="77777777" w:rsidR="00094C4A" w:rsidRDefault="00844798" w:rsidP="00C55901">
            <w:r>
              <w:rPr>
                <w:noProof/>
              </w:rPr>
              <w:drawing>
                <wp:inline distT="0" distB="0" distL="0" distR="0" wp14:anchorId="38745B2D" wp14:editId="38745B2E">
                  <wp:extent cx="4572000" cy="2286000"/>
                  <wp:effectExtent l="19050" t="0" r="0" b="0"/>
                  <wp:docPr id="206" name="Picture 58" descr="C:\WireSharkCaptures\20130719PrimShow1000_3514_2121_tcp20.txt_PrimaryHome--Prim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WireSharkCaptures\20130719PrimShow1000_3514_2121_tcp20.txt_PrimaryHome--PrimaryVtip.png"/>
                          <pic:cNvPicPr>
                            <a:picLocks noChangeAspect="1" noChangeArrowheads="1"/>
                          </pic:cNvPicPr>
                        </pic:nvPicPr>
                        <pic:blipFill>
                          <a:blip r:embed="rId8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BC" w14:textId="77777777" w:rsidTr="00214288">
        <w:tc>
          <w:tcPr>
            <w:tcW w:w="7560" w:type="dxa"/>
          </w:tcPr>
          <w:p w14:paraId="387457BA" w14:textId="77777777" w:rsidR="00094C4A" w:rsidRDefault="00094C4A" w:rsidP="00C55901">
            <w:pPr>
              <w:rPr>
                <w:noProof/>
              </w:rPr>
            </w:pPr>
            <w:r>
              <w:rPr>
                <w:noProof/>
              </w:rPr>
              <w:lastRenderedPageBreak/>
              <w:drawing>
                <wp:inline distT="0" distB="0" distL="0" distR="0" wp14:anchorId="38745B2F" wp14:editId="38745B30">
                  <wp:extent cx="4572000" cy="2286000"/>
                  <wp:effectExtent l="19050" t="0" r="0" b="0"/>
                  <wp:docPr id="184" name="Picture 65" descr="C:\WireSharkCaptures\20121223PrimShow1000_2514_tcp20.txt_PrimaryQtip--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WireSharkCaptures\20121223PrimShow1000_2514_tcp20.txt_PrimaryQtip--PrimaryHome.png"/>
                          <pic:cNvPicPr>
                            <a:picLocks noChangeAspect="1" noChangeArrowheads="1"/>
                          </pic:cNvPicPr>
                        </pic:nvPicPr>
                        <pic:blipFill>
                          <a:blip r:embed="rId88"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BB" w14:textId="77777777" w:rsidR="00094C4A" w:rsidRDefault="00844798" w:rsidP="00C55901">
            <w:r>
              <w:rPr>
                <w:noProof/>
              </w:rPr>
              <w:drawing>
                <wp:inline distT="0" distB="0" distL="0" distR="0" wp14:anchorId="38745B31" wp14:editId="38745B32">
                  <wp:extent cx="4572000" cy="2286000"/>
                  <wp:effectExtent l="19050" t="0" r="0" b="0"/>
                  <wp:docPr id="207" name="Picture 59" descr="C:\WireSharkCaptures\20130719PrimShow1000_3514_2121_tcp20.txt_PrimaryQtip--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WireSharkCaptures\20130719PrimShow1000_3514_2121_tcp20.txt_PrimaryQtip--PrimaryHome.png"/>
                          <pic:cNvPicPr>
                            <a:picLocks noChangeAspect="1" noChangeArrowheads="1"/>
                          </pic:cNvPicPr>
                        </pic:nvPicPr>
                        <pic:blipFill>
                          <a:blip r:embed="rId89"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BF" w14:textId="77777777" w:rsidTr="00214288">
        <w:tc>
          <w:tcPr>
            <w:tcW w:w="7560" w:type="dxa"/>
          </w:tcPr>
          <w:p w14:paraId="387457BD" w14:textId="77777777" w:rsidR="00094C4A" w:rsidRDefault="00094C4A" w:rsidP="00C55901">
            <w:pPr>
              <w:rPr>
                <w:noProof/>
              </w:rPr>
            </w:pPr>
            <w:r>
              <w:rPr>
                <w:noProof/>
              </w:rPr>
              <w:drawing>
                <wp:inline distT="0" distB="0" distL="0" distR="0" wp14:anchorId="38745B33" wp14:editId="38745B34">
                  <wp:extent cx="4572000" cy="2286000"/>
                  <wp:effectExtent l="19050" t="0" r="0" b="0"/>
                  <wp:docPr id="186" name="Picture 66" descr="C:\WireSharkCaptures\20121223PrimShow1000_2514_tcp20.txt_PrimarySaha--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WireSharkCaptures\20121223PrimShow1000_2514_tcp20.txt_PrimarySaha--PrimaryHome.png"/>
                          <pic:cNvPicPr>
                            <a:picLocks noChangeAspect="1" noChangeArrowheads="1"/>
                          </pic:cNvPicPr>
                        </pic:nvPicPr>
                        <pic:blipFill>
                          <a:blip r:embed="rId90"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BE" w14:textId="77777777" w:rsidR="00094C4A" w:rsidRDefault="00844798" w:rsidP="00C55901">
            <w:r>
              <w:rPr>
                <w:noProof/>
              </w:rPr>
              <w:drawing>
                <wp:inline distT="0" distB="0" distL="0" distR="0" wp14:anchorId="38745B35" wp14:editId="38745B36">
                  <wp:extent cx="4572000" cy="2286000"/>
                  <wp:effectExtent l="19050" t="0" r="0" b="0"/>
                  <wp:docPr id="208" name="Picture 60" descr="C:\WireSharkCaptures\20130719PrimShow1000_3514_2121_tcp20.txt_PrimarySaha--Prim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WireSharkCaptures\20130719PrimShow1000_3514_2121_tcp20.txt_PrimarySaha--PrimaryHome.png"/>
                          <pic:cNvPicPr>
                            <a:picLocks noChangeAspect="1" noChangeArrowheads="1"/>
                          </pic:cNvPicPr>
                        </pic:nvPicPr>
                        <pic:blipFill>
                          <a:blip r:embed="rId91"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C2" w14:textId="77777777" w:rsidTr="00214288">
        <w:tc>
          <w:tcPr>
            <w:tcW w:w="7560" w:type="dxa"/>
          </w:tcPr>
          <w:p w14:paraId="387457C0" w14:textId="77777777" w:rsidR="00094C4A" w:rsidRDefault="00094C4A" w:rsidP="00C55901">
            <w:pPr>
              <w:rPr>
                <w:noProof/>
              </w:rPr>
            </w:pPr>
            <w:r>
              <w:rPr>
                <w:noProof/>
              </w:rPr>
              <w:lastRenderedPageBreak/>
              <w:drawing>
                <wp:inline distT="0" distB="0" distL="0" distR="0" wp14:anchorId="38745B37" wp14:editId="38745B38">
                  <wp:extent cx="4572000" cy="2286000"/>
                  <wp:effectExtent l="19050" t="0" r="0" b="0"/>
                  <wp:docPr id="188" name="Picture 67" descr="C:\WireSharkCaptures\20121223PrimShow1000_2514_tcp20.txt_PrimarySaha--PrimaryS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WireSharkCaptures\20121223PrimShow1000_2514_tcp20.txt_PrimarySaha--PrimarySaha.png"/>
                          <pic:cNvPicPr>
                            <a:picLocks noChangeAspect="1" noChangeArrowheads="1"/>
                          </pic:cNvPicPr>
                        </pic:nvPicPr>
                        <pic:blipFill>
                          <a:blip r:embed="rId92"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C1" w14:textId="77777777" w:rsidR="00094C4A" w:rsidRDefault="00844798" w:rsidP="00C55901">
            <w:r>
              <w:rPr>
                <w:noProof/>
              </w:rPr>
              <w:drawing>
                <wp:inline distT="0" distB="0" distL="0" distR="0" wp14:anchorId="38745B39" wp14:editId="38745B3A">
                  <wp:extent cx="4572000" cy="2286000"/>
                  <wp:effectExtent l="19050" t="0" r="0" b="0"/>
                  <wp:docPr id="209" name="Picture 61" descr="C:\WireSharkCaptures\20130719PrimShow1000_3514_2121_tcp20.txt_PrimarySaha--PrimaryS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WireSharkCaptures\20130719PrimShow1000_3514_2121_tcp20.txt_PrimarySaha--PrimarySaha.png"/>
                          <pic:cNvPicPr>
                            <a:picLocks noChangeAspect="1" noChangeArrowheads="1"/>
                          </pic:cNvPicPr>
                        </pic:nvPicPr>
                        <pic:blipFill>
                          <a:blip r:embed="rId9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C5" w14:textId="77777777" w:rsidTr="00214288">
        <w:tc>
          <w:tcPr>
            <w:tcW w:w="7560" w:type="dxa"/>
          </w:tcPr>
          <w:p w14:paraId="387457C3" w14:textId="77777777" w:rsidR="00094C4A" w:rsidRDefault="00094C4A" w:rsidP="00C55901">
            <w:pPr>
              <w:rPr>
                <w:noProof/>
              </w:rPr>
            </w:pPr>
            <w:r>
              <w:rPr>
                <w:noProof/>
              </w:rPr>
              <w:drawing>
                <wp:inline distT="0" distB="0" distL="0" distR="0" wp14:anchorId="38745B3B" wp14:editId="38745B3C">
                  <wp:extent cx="4572000" cy="2286000"/>
                  <wp:effectExtent l="19050" t="0" r="0" b="0"/>
                  <wp:docPr id="190" name="Picture 68" descr="C:\WireSharkCaptures\20121223PrimShow1000_2514_tcp20.txt_PrimarySeal--PrimaryQ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WireSharkCaptures\20121223PrimShow1000_2514_tcp20.txt_PrimarySeal--PrimaryQtip.png"/>
                          <pic:cNvPicPr>
                            <a:picLocks noChangeAspect="1" noChangeArrowheads="1"/>
                          </pic:cNvPicPr>
                        </pic:nvPicPr>
                        <pic:blipFill>
                          <a:blip r:embed="rId94"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C4" w14:textId="77777777" w:rsidR="00094C4A" w:rsidRDefault="00844798" w:rsidP="00C55901">
            <w:r>
              <w:rPr>
                <w:noProof/>
              </w:rPr>
              <w:drawing>
                <wp:inline distT="0" distB="0" distL="0" distR="0" wp14:anchorId="38745B3D" wp14:editId="38745B3E">
                  <wp:extent cx="4572000" cy="2286000"/>
                  <wp:effectExtent l="19050" t="0" r="0" b="0"/>
                  <wp:docPr id="210" name="Picture 62" descr="C:\WireSharkCaptures\20130719PrimShow1000_3514_2121_tcp20.txt_PrimaryTipSeal--PrimaryQ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WireSharkCaptures\20130719PrimShow1000_3514_2121_tcp20.txt_PrimaryTipSeal--PrimaryQtip.png"/>
                          <pic:cNvPicPr>
                            <a:picLocks noChangeAspect="1" noChangeArrowheads="1"/>
                          </pic:cNvPicPr>
                        </pic:nvPicPr>
                        <pic:blipFill>
                          <a:blip r:embed="rId9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C8" w14:textId="77777777" w:rsidTr="00214288">
        <w:tc>
          <w:tcPr>
            <w:tcW w:w="7560" w:type="dxa"/>
          </w:tcPr>
          <w:p w14:paraId="387457C6" w14:textId="77777777" w:rsidR="00094C4A" w:rsidRDefault="00094C4A" w:rsidP="00C55901">
            <w:pPr>
              <w:rPr>
                <w:noProof/>
              </w:rPr>
            </w:pPr>
            <w:r>
              <w:rPr>
                <w:noProof/>
              </w:rPr>
              <w:lastRenderedPageBreak/>
              <w:drawing>
                <wp:inline distT="0" distB="0" distL="0" distR="0" wp14:anchorId="38745B3F" wp14:editId="38745B40">
                  <wp:extent cx="4572000" cy="2286000"/>
                  <wp:effectExtent l="19050" t="0" r="0" b="0"/>
                  <wp:docPr id="192" name="Picture 69" descr="C:\WireSharkCaptures\20121223PrimShow1000_2514_tcp20.txt_PrimaryStat--PrimaryC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WireSharkCaptures\20121223PrimShow1000_2514_tcp20.txt_PrimaryStat--PrimaryCmTl.png"/>
                          <pic:cNvPicPr>
                            <a:picLocks noChangeAspect="1" noChangeArrowheads="1"/>
                          </pic:cNvPicPr>
                        </pic:nvPicPr>
                        <pic:blipFill>
                          <a:blip r:embed="rId96"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C7" w14:textId="77777777" w:rsidR="00094C4A" w:rsidRDefault="00844798" w:rsidP="00C55901">
            <w:r>
              <w:rPr>
                <w:noProof/>
              </w:rPr>
              <w:drawing>
                <wp:inline distT="0" distB="0" distL="0" distR="0" wp14:anchorId="38745B41" wp14:editId="38745B42">
                  <wp:extent cx="4572000" cy="2286000"/>
                  <wp:effectExtent l="19050" t="0" r="0" b="0"/>
                  <wp:docPr id="211" name="Picture 63" descr="C:\WireSharkCaptures\20130719PrimShow1000_3514_2121_tcp20.txt_PrimaryStat--PrimaryC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WireSharkCaptures\20130719PrimShow1000_3514_2121_tcp20.txt_PrimaryStat--PrimaryCmTl.png"/>
                          <pic:cNvPicPr>
                            <a:picLocks noChangeAspect="1" noChangeArrowheads="1"/>
                          </pic:cNvPicPr>
                        </pic:nvPicPr>
                        <pic:blipFill>
                          <a:blip r:embed="rId9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094C4A" w14:paraId="387457CB" w14:textId="77777777" w:rsidTr="00214288">
        <w:tc>
          <w:tcPr>
            <w:tcW w:w="7560" w:type="dxa"/>
          </w:tcPr>
          <w:p w14:paraId="387457C9" w14:textId="77777777" w:rsidR="00094C4A" w:rsidRDefault="00094C4A" w:rsidP="00C55901">
            <w:pPr>
              <w:rPr>
                <w:noProof/>
              </w:rPr>
            </w:pPr>
            <w:r>
              <w:rPr>
                <w:noProof/>
              </w:rPr>
              <w:drawing>
                <wp:inline distT="0" distB="0" distL="0" distR="0" wp14:anchorId="38745B43" wp14:editId="38745B44">
                  <wp:extent cx="4572000" cy="2286000"/>
                  <wp:effectExtent l="19050" t="0" r="0" b="0"/>
                  <wp:docPr id="194" name="Picture 70" descr="C:\WireSharkCaptures\20121223PrimShow1000_2514_tcp20.txt_PrimaryVtip--Primary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WireSharkCaptures\20121223PrimShow1000_2514_tcp20.txt_PrimaryVtip--PrimaryStat.png"/>
                          <pic:cNvPicPr>
                            <a:picLocks noChangeAspect="1" noChangeArrowheads="1"/>
                          </pic:cNvPicPr>
                        </pic:nvPicPr>
                        <pic:blipFill>
                          <a:blip r:embed="rId98"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7CA" w14:textId="77777777" w:rsidR="00094C4A" w:rsidRDefault="00844798" w:rsidP="00C55901">
            <w:r>
              <w:rPr>
                <w:noProof/>
              </w:rPr>
              <w:drawing>
                <wp:inline distT="0" distB="0" distL="0" distR="0" wp14:anchorId="38745B45" wp14:editId="38745B46">
                  <wp:extent cx="4572000" cy="2286000"/>
                  <wp:effectExtent l="19050" t="0" r="0" b="0"/>
                  <wp:docPr id="212" name="Picture 64" descr="C:\WireSharkCaptures\20130719PrimShow1000_3514_2121_tcp20.txt_PrimaryVtip--Primary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WireSharkCaptures\20130719PrimShow1000_3514_2121_tcp20.txt_PrimaryVtip--PrimaryStat.png"/>
                          <pic:cNvPicPr>
                            <a:picLocks noChangeAspect="1" noChangeArrowheads="1"/>
                          </pic:cNvPicPr>
                        </pic:nvPicPr>
                        <pic:blipFill>
                          <a:blip r:embed="rId99"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bl>
    <w:p w14:paraId="387457CC" w14:textId="77777777" w:rsidR="003E4A85" w:rsidRPr="0091176B" w:rsidRDefault="003E4A85" w:rsidP="003E4A85">
      <w:pPr>
        <w:spacing w:after="0" w:line="240" w:lineRule="auto"/>
      </w:pPr>
    </w:p>
    <w:p w14:paraId="387457CD" w14:textId="77777777" w:rsidR="006973AE" w:rsidRDefault="006973AE">
      <w:pPr>
        <w:spacing w:after="0" w:line="240" w:lineRule="auto"/>
        <w:rPr>
          <w:b/>
          <w:kern w:val="28"/>
          <w:highlight w:val="lightGray"/>
        </w:rPr>
      </w:pPr>
    </w:p>
    <w:p w14:paraId="387457CE" w14:textId="77777777" w:rsidR="003E4A85" w:rsidRPr="00024C72" w:rsidRDefault="0074385B" w:rsidP="000C1FF3">
      <w:pPr>
        <w:pStyle w:val="Heading3"/>
        <w:numPr>
          <w:ilvl w:val="2"/>
          <w:numId w:val="2"/>
        </w:numPr>
        <w:tabs>
          <w:tab w:val="clear" w:pos="2502"/>
        </w:tabs>
      </w:pPr>
      <w:bookmarkStart w:id="150" w:name="_Toc354401883"/>
      <w:proofErr w:type="spellStart"/>
      <w:r>
        <w:lastRenderedPageBreak/>
        <w:t>Sales</w:t>
      </w:r>
      <w:r w:rsidR="003E4A85">
        <w:t>Show</w:t>
      </w:r>
      <w:proofErr w:type="spellEnd"/>
      <w:r>
        <w:t>_</w:t>
      </w:r>
      <w:r w:rsidR="003E4A85">
        <w:t xml:space="preserve"> </w:t>
      </w:r>
      <w:proofErr w:type="spellStart"/>
      <w:r w:rsidR="003E4A85">
        <w:t>All</w:t>
      </w:r>
      <w:r>
        <w:t>_</w:t>
      </w:r>
      <w:r w:rsidR="003E4A85">
        <w:t>SaHa</w:t>
      </w:r>
      <w:proofErr w:type="spellEnd"/>
      <w:r w:rsidR="003E4A85">
        <w:t xml:space="preserve"> - 2514 Command-Response Message Statistics - Secondary Arm</w:t>
      </w:r>
      <w:bookmarkEnd w:id="150"/>
      <w:r w:rsidR="003E4A85">
        <w:t xml:space="preserve"> </w:t>
      </w:r>
    </w:p>
    <w:p w14:paraId="387457CF" w14:textId="77777777" w:rsidR="003E4A85" w:rsidRPr="00BB6E0C" w:rsidRDefault="003E4A85" w:rsidP="003E4A85">
      <w:pPr>
        <w:autoSpaceDE w:val="0"/>
        <w:autoSpaceDN w:val="0"/>
        <w:adjustRightInd w:val="0"/>
        <w:spacing w:after="0" w:line="240" w:lineRule="auto"/>
        <w:rPr>
          <w:rFonts w:ascii="Lucida Console" w:eastAsia="Times New Roman" w:hAnsi="Lucida Console" w:cs="Lucida Console"/>
          <w:sz w:val="18"/>
          <w:szCs w:val="18"/>
        </w:rPr>
      </w:pPr>
    </w:p>
    <w:tbl>
      <w:tblPr>
        <w:tblW w:w="12771" w:type="dxa"/>
        <w:tblInd w:w="79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740"/>
        <w:gridCol w:w="3995"/>
        <w:gridCol w:w="1103"/>
        <w:gridCol w:w="1053"/>
        <w:gridCol w:w="960"/>
        <w:gridCol w:w="960"/>
        <w:gridCol w:w="960"/>
      </w:tblGrid>
      <w:tr w:rsidR="0093024E" w:rsidRPr="00AD4DEC" w14:paraId="387457D7" w14:textId="77777777" w:rsidTr="0093024E">
        <w:trPr>
          <w:trHeight w:val="300"/>
        </w:trPr>
        <w:tc>
          <w:tcPr>
            <w:tcW w:w="3740" w:type="dxa"/>
            <w:tcBorders>
              <w:top w:val="single" w:sz="4" w:space="0" w:color="auto"/>
              <w:bottom w:val="single" w:sz="6" w:space="0" w:color="auto"/>
            </w:tcBorders>
            <w:shd w:val="clear" w:color="auto" w:fill="D9D9D9" w:themeFill="background1" w:themeFillShade="D9"/>
            <w:noWrap/>
            <w:hideMark/>
          </w:tcPr>
          <w:p w14:paraId="387457D0" w14:textId="77777777" w:rsidR="0093024E" w:rsidRPr="00AD4DEC" w:rsidRDefault="0093024E" w:rsidP="0093024E">
            <w:pPr>
              <w:jc w:val="center"/>
              <w:rPr>
                <w:b/>
                <w:sz w:val="20"/>
                <w:szCs w:val="20"/>
              </w:rPr>
            </w:pPr>
            <w:r w:rsidRPr="00AD4DEC">
              <w:rPr>
                <w:b/>
                <w:sz w:val="20"/>
                <w:szCs w:val="20"/>
              </w:rPr>
              <w:t>Move Name</w:t>
            </w:r>
          </w:p>
        </w:tc>
        <w:tc>
          <w:tcPr>
            <w:tcW w:w="3995" w:type="dxa"/>
            <w:tcBorders>
              <w:top w:val="single" w:sz="4" w:space="0" w:color="auto"/>
              <w:bottom w:val="single" w:sz="6" w:space="0" w:color="auto"/>
            </w:tcBorders>
            <w:shd w:val="clear" w:color="auto" w:fill="D9D9D9" w:themeFill="background1" w:themeFillShade="D9"/>
          </w:tcPr>
          <w:p w14:paraId="387457D1" w14:textId="77777777" w:rsidR="0093024E" w:rsidRPr="00AD4DEC" w:rsidRDefault="0093024E" w:rsidP="0093024E">
            <w:pPr>
              <w:jc w:val="center"/>
              <w:rPr>
                <w:b/>
                <w:sz w:val="20"/>
                <w:szCs w:val="20"/>
              </w:rPr>
            </w:pPr>
            <w:r w:rsidRPr="00AD4DEC">
              <w:rPr>
                <w:b/>
                <w:sz w:val="20"/>
                <w:szCs w:val="20"/>
              </w:rPr>
              <w:t>File Name</w:t>
            </w:r>
          </w:p>
        </w:tc>
        <w:tc>
          <w:tcPr>
            <w:tcW w:w="1103" w:type="dxa"/>
            <w:tcBorders>
              <w:top w:val="single" w:sz="4" w:space="0" w:color="auto"/>
              <w:bottom w:val="single" w:sz="6" w:space="0" w:color="auto"/>
            </w:tcBorders>
            <w:shd w:val="clear" w:color="auto" w:fill="D9D9D9" w:themeFill="background1" w:themeFillShade="D9"/>
            <w:noWrap/>
            <w:hideMark/>
          </w:tcPr>
          <w:p w14:paraId="387457D2" w14:textId="77777777" w:rsidR="0093024E" w:rsidRPr="00AD4DEC" w:rsidRDefault="0093024E" w:rsidP="0093024E">
            <w:pPr>
              <w:jc w:val="center"/>
              <w:rPr>
                <w:b/>
                <w:sz w:val="20"/>
                <w:szCs w:val="20"/>
              </w:rPr>
            </w:pPr>
            <w:r w:rsidRPr="00AD4DEC">
              <w:rPr>
                <w:b/>
                <w:sz w:val="20"/>
                <w:szCs w:val="20"/>
              </w:rPr>
              <w:t>Iterations</w:t>
            </w:r>
          </w:p>
        </w:tc>
        <w:tc>
          <w:tcPr>
            <w:tcW w:w="1053" w:type="dxa"/>
            <w:tcBorders>
              <w:top w:val="single" w:sz="4" w:space="0" w:color="auto"/>
              <w:bottom w:val="single" w:sz="6" w:space="0" w:color="auto"/>
            </w:tcBorders>
            <w:shd w:val="clear" w:color="auto" w:fill="D9D9D9" w:themeFill="background1" w:themeFillShade="D9"/>
            <w:noWrap/>
            <w:hideMark/>
          </w:tcPr>
          <w:p w14:paraId="387457D3" w14:textId="77777777" w:rsidR="0093024E" w:rsidRPr="00AD4DEC" w:rsidRDefault="0093024E" w:rsidP="0093024E">
            <w:pPr>
              <w:jc w:val="center"/>
              <w:rPr>
                <w:b/>
                <w:sz w:val="20"/>
                <w:szCs w:val="20"/>
              </w:rPr>
            </w:pPr>
            <w:r w:rsidRPr="00AD4DEC">
              <w:rPr>
                <w:b/>
                <w:sz w:val="20"/>
                <w:szCs w:val="20"/>
              </w:rPr>
              <w:t>Min (msec)</w:t>
            </w:r>
          </w:p>
        </w:tc>
        <w:tc>
          <w:tcPr>
            <w:tcW w:w="960" w:type="dxa"/>
            <w:tcBorders>
              <w:top w:val="single" w:sz="4" w:space="0" w:color="auto"/>
              <w:bottom w:val="single" w:sz="6" w:space="0" w:color="auto"/>
            </w:tcBorders>
            <w:shd w:val="clear" w:color="auto" w:fill="D9D9D9" w:themeFill="background1" w:themeFillShade="D9"/>
            <w:noWrap/>
            <w:hideMark/>
          </w:tcPr>
          <w:p w14:paraId="387457D4" w14:textId="77777777" w:rsidR="0093024E" w:rsidRPr="00AD4DEC" w:rsidRDefault="0093024E" w:rsidP="0093024E">
            <w:pPr>
              <w:jc w:val="center"/>
              <w:rPr>
                <w:b/>
                <w:sz w:val="20"/>
                <w:szCs w:val="20"/>
              </w:rPr>
            </w:pPr>
            <w:r w:rsidRPr="00AD4DEC">
              <w:rPr>
                <w:b/>
                <w:sz w:val="20"/>
                <w:szCs w:val="20"/>
              </w:rPr>
              <w:t>Max (msec)</w:t>
            </w:r>
          </w:p>
        </w:tc>
        <w:tc>
          <w:tcPr>
            <w:tcW w:w="960" w:type="dxa"/>
            <w:tcBorders>
              <w:top w:val="single" w:sz="4" w:space="0" w:color="auto"/>
              <w:bottom w:val="single" w:sz="6" w:space="0" w:color="auto"/>
            </w:tcBorders>
            <w:shd w:val="clear" w:color="auto" w:fill="D9D9D9" w:themeFill="background1" w:themeFillShade="D9"/>
            <w:noWrap/>
            <w:hideMark/>
          </w:tcPr>
          <w:p w14:paraId="387457D5" w14:textId="77777777" w:rsidR="0093024E" w:rsidRPr="00AD4DEC" w:rsidRDefault="0093024E" w:rsidP="0093024E">
            <w:pPr>
              <w:jc w:val="center"/>
              <w:rPr>
                <w:b/>
                <w:sz w:val="20"/>
                <w:szCs w:val="20"/>
              </w:rPr>
            </w:pPr>
            <w:r w:rsidRPr="00AD4DEC">
              <w:rPr>
                <w:b/>
                <w:sz w:val="20"/>
                <w:szCs w:val="20"/>
              </w:rPr>
              <w:t>STD</w:t>
            </w:r>
          </w:p>
        </w:tc>
        <w:tc>
          <w:tcPr>
            <w:tcW w:w="960" w:type="dxa"/>
            <w:tcBorders>
              <w:top w:val="single" w:sz="4" w:space="0" w:color="auto"/>
              <w:bottom w:val="single" w:sz="6" w:space="0" w:color="auto"/>
            </w:tcBorders>
            <w:shd w:val="clear" w:color="auto" w:fill="D9D9D9" w:themeFill="background1" w:themeFillShade="D9"/>
            <w:noWrap/>
            <w:hideMark/>
          </w:tcPr>
          <w:p w14:paraId="387457D6" w14:textId="77777777" w:rsidR="0093024E" w:rsidRPr="00AD4DEC" w:rsidRDefault="0093024E" w:rsidP="0093024E">
            <w:pPr>
              <w:jc w:val="center"/>
              <w:rPr>
                <w:b/>
                <w:sz w:val="20"/>
                <w:szCs w:val="20"/>
              </w:rPr>
            </w:pPr>
            <w:r w:rsidRPr="00AD4DEC">
              <w:rPr>
                <w:b/>
                <w:sz w:val="20"/>
                <w:szCs w:val="20"/>
              </w:rPr>
              <w:t>Mean (msec)</w:t>
            </w:r>
          </w:p>
        </w:tc>
      </w:tr>
      <w:tr w:rsidR="009C2E1D" w:rsidRPr="00D84F40" w14:paraId="387457D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7D8"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SecondaryDump</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SecondaryDump</w:t>
            </w:r>
            <w:proofErr w:type="spellEnd"/>
          </w:p>
        </w:tc>
        <w:tc>
          <w:tcPr>
            <w:tcW w:w="3995" w:type="dxa"/>
            <w:tcBorders>
              <w:top w:val="single" w:sz="6" w:space="0" w:color="auto"/>
              <w:left w:val="single" w:sz="6" w:space="0" w:color="auto"/>
              <w:bottom w:val="single" w:sz="4" w:space="0" w:color="auto"/>
              <w:right w:val="single" w:sz="6" w:space="0" w:color="auto"/>
            </w:tcBorders>
          </w:tcPr>
          <w:p w14:paraId="387457D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7D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7D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0</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7D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28</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7D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1.19</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7D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13.11</w:t>
            </w:r>
          </w:p>
        </w:tc>
      </w:tr>
      <w:tr w:rsidR="009C2E1D" w:rsidRPr="00D84F40" w14:paraId="387457E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7E0"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SecondaryDump</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SecondaryHome</w:t>
            </w:r>
            <w:proofErr w:type="spellEnd"/>
          </w:p>
        </w:tc>
        <w:tc>
          <w:tcPr>
            <w:tcW w:w="3995" w:type="dxa"/>
            <w:tcBorders>
              <w:top w:val="single" w:sz="6" w:space="0" w:color="auto"/>
              <w:left w:val="single" w:sz="6" w:space="0" w:color="auto"/>
              <w:bottom w:val="single" w:sz="4" w:space="0" w:color="auto"/>
              <w:right w:val="single" w:sz="6" w:space="0" w:color="auto"/>
            </w:tcBorders>
          </w:tcPr>
          <w:p w14:paraId="387457E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7E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7E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980.85</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7E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1065.84</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7E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26.77</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7E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1016</w:t>
            </w:r>
          </w:p>
        </w:tc>
      </w:tr>
      <w:tr w:rsidR="009C2E1D" w:rsidRPr="00D84F40" w14:paraId="387457E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7E8"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SecondaryDump</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SecondaryVtip</w:t>
            </w:r>
            <w:proofErr w:type="spellEnd"/>
          </w:p>
        </w:tc>
        <w:tc>
          <w:tcPr>
            <w:tcW w:w="3995" w:type="dxa"/>
            <w:tcBorders>
              <w:top w:val="single" w:sz="6" w:space="0" w:color="auto"/>
              <w:left w:val="single" w:sz="6" w:space="0" w:color="auto"/>
              <w:bottom w:val="single" w:sz="4" w:space="0" w:color="auto"/>
              <w:right w:val="single" w:sz="6" w:space="0" w:color="auto"/>
            </w:tcBorders>
          </w:tcPr>
          <w:p w14:paraId="387457E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7E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7E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544.917</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7E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575.91</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7E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3.25</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7E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564.02</w:t>
            </w:r>
          </w:p>
        </w:tc>
      </w:tr>
      <w:tr w:rsidR="009C2E1D" w:rsidRPr="00D84F40" w14:paraId="387457F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7F0"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SecondaryHome</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SecondaryDump</w:t>
            </w:r>
            <w:proofErr w:type="spellEnd"/>
          </w:p>
        </w:tc>
        <w:tc>
          <w:tcPr>
            <w:tcW w:w="3995" w:type="dxa"/>
            <w:tcBorders>
              <w:top w:val="single" w:sz="6" w:space="0" w:color="auto"/>
              <w:left w:val="single" w:sz="6" w:space="0" w:color="auto"/>
              <w:bottom w:val="single" w:sz="4" w:space="0" w:color="auto"/>
              <w:right w:val="single" w:sz="6" w:space="0" w:color="auto"/>
            </w:tcBorders>
          </w:tcPr>
          <w:p w14:paraId="387457F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7F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7F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1042.84</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7F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1066.84</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7F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1.09</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7F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1050.46</w:t>
            </w:r>
          </w:p>
        </w:tc>
      </w:tr>
      <w:tr w:rsidR="009C2E1D" w:rsidRPr="00D84F40" w14:paraId="387457F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7F8"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SecondaryHome</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SecondaryVtip</w:t>
            </w:r>
            <w:proofErr w:type="spellEnd"/>
          </w:p>
        </w:tc>
        <w:tc>
          <w:tcPr>
            <w:tcW w:w="3995" w:type="dxa"/>
            <w:tcBorders>
              <w:top w:val="single" w:sz="6" w:space="0" w:color="auto"/>
              <w:left w:val="single" w:sz="6" w:space="0" w:color="auto"/>
              <w:bottom w:val="single" w:sz="4" w:space="0" w:color="auto"/>
              <w:right w:val="single" w:sz="6" w:space="0" w:color="auto"/>
            </w:tcBorders>
          </w:tcPr>
          <w:p w14:paraId="387457F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7F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7F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460.93</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7F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485.93</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7F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1.36</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7F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478.28</w:t>
            </w:r>
          </w:p>
        </w:tc>
      </w:tr>
      <w:tr w:rsidR="009C2E1D" w:rsidRPr="00D84F40" w14:paraId="3874580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00"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SecondaryIncMid</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SecondarySeal</w:t>
            </w:r>
            <w:proofErr w:type="spellEnd"/>
          </w:p>
        </w:tc>
        <w:tc>
          <w:tcPr>
            <w:tcW w:w="3995" w:type="dxa"/>
            <w:tcBorders>
              <w:top w:val="single" w:sz="6" w:space="0" w:color="auto"/>
              <w:left w:val="single" w:sz="6" w:space="0" w:color="auto"/>
              <w:bottom w:val="single" w:sz="4" w:space="0" w:color="auto"/>
              <w:right w:val="single" w:sz="6" w:space="0" w:color="auto"/>
            </w:tcBorders>
          </w:tcPr>
          <w:p w14:paraId="3874580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0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0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759.884</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0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791.88</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0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1.33</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0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776.26</w:t>
            </w:r>
          </w:p>
        </w:tc>
      </w:tr>
      <w:tr w:rsidR="009C2E1D" w:rsidRPr="00D84F40" w14:paraId="3874580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08"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SecondaryIncOtr</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SecondaryIncOtr</w:t>
            </w:r>
            <w:proofErr w:type="spellEnd"/>
          </w:p>
        </w:tc>
        <w:tc>
          <w:tcPr>
            <w:tcW w:w="3995" w:type="dxa"/>
            <w:tcBorders>
              <w:top w:val="single" w:sz="6" w:space="0" w:color="auto"/>
              <w:left w:val="single" w:sz="6" w:space="0" w:color="auto"/>
              <w:bottom w:val="single" w:sz="4" w:space="0" w:color="auto"/>
              <w:right w:val="single" w:sz="6" w:space="0" w:color="auto"/>
            </w:tcBorders>
          </w:tcPr>
          <w:p w14:paraId="3874580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0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0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0</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0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28</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0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1.34</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0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9.01</w:t>
            </w:r>
          </w:p>
        </w:tc>
      </w:tr>
      <w:tr w:rsidR="009C2E1D" w:rsidRPr="00D84F40" w14:paraId="3874581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10"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SecondaryIncOtr</w:t>
            </w:r>
            <w:proofErr w:type="spellEnd"/>
            <w:r w:rsidRPr="00D84F40">
              <w:rPr>
                <w:rFonts w:eastAsia="Times New Roman" w:cs="Times New Roman"/>
                <w:color w:val="000000"/>
                <w:sz w:val="20"/>
                <w:szCs w:val="20"/>
              </w:rPr>
              <w:t>--SecondarySaHa3</w:t>
            </w:r>
          </w:p>
        </w:tc>
        <w:tc>
          <w:tcPr>
            <w:tcW w:w="3995" w:type="dxa"/>
            <w:tcBorders>
              <w:top w:val="single" w:sz="6" w:space="0" w:color="auto"/>
              <w:left w:val="single" w:sz="6" w:space="0" w:color="auto"/>
              <w:bottom w:val="single" w:sz="4" w:space="0" w:color="auto"/>
              <w:right w:val="single" w:sz="6" w:space="0" w:color="auto"/>
            </w:tcBorders>
          </w:tcPr>
          <w:p w14:paraId="3874581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1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1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920.859</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1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951.85</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1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1.44</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1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937.71</w:t>
            </w:r>
          </w:p>
        </w:tc>
      </w:tr>
      <w:tr w:rsidR="009C2E1D" w:rsidRPr="00D84F40" w14:paraId="3874581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18"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SecondaryIncOtr</w:t>
            </w:r>
            <w:proofErr w:type="spellEnd"/>
            <w:r w:rsidRPr="00D84F40">
              <w:rPr>
                <w:rFonts w:eastAsia="Times New Roman" w:cs="Times New Roman"/>
                <w:color w:val="000000"/>
                <w:sz w:val="20"/>
                <w:szCs w:val="20"/>
              </w:rPr>
              <w:t>--SecondarySaha1</w:t>
            </w:r>
          </w:p>
        </w:tc>
        <w:tc>
          <w:tcPr>
            <w:tcW w:w="3995" w:type="dxa"/>
            <w:tcBorders>
              <w:top w:val="single" w:sz="6" w:space="0" w:color="auto"/>
              <w:left w:val="single" w:sz="6" w:space="0" w:color="auto"/>
              <w:bottom w:val="single" w:sz="4" w:space="0" w:color="auto"/>
              <w:right w:val="single" w:sz="6" w:space="0" w:color="auto"/>
            </w:tcBorders>
          </w:tcPr>
          <w:p w14:paraId="3874581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1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1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908.861</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1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936.86</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1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0.9</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1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924.82</w:t>
            </w:r>
          </w:p>
        </w:tc>
      </w:tr>
      <w:tr w:rsidR="009C2E1D" w:rsidRPr="00D84F40" w14:paraId="3874582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20"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SecondaryIncOtr</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SecondarySeal</w:t>
            </w:r>
            <w:proofErr w:type="spellEnd"/>
          </w:p>
        </w:tc>
        <w:tc>
          <w:tcPr>
            <w:tcW w:w="3995" w:type="dxa"/>
            <w:tcBorders>
              <w:top w:val="single" w:sz="6" w:space="0" w:color="auto"/>
              <w:left w:val="single" w:sz="6" w:space="0" w:color="auto"/>
              <w:bottom w:val="single" w:sz="4" w:space="0" w:color="auto"/>
              <w:right w:val="single" w:sz="6" w:space="0" w:color="auto"/>
            </w:tcBorders>
          </w:tcPr>
          <w:p w14:paraId="3874582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2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2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766.882</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2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798.88</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2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1.28</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2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781.86</w:t>
            </w:r>
          </w:p>
        </w:tc>
      </w:tr>
      <w:tr w:rsidR="009C2E1D" w:rsidRPr="00D84F40" w14:paraId="3874582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28" w14:textId="77777777" w:rsidR="009C2E1D" w:rsidRPr="00D84F40" w:rsidRDefault="009C2E1D" w:rsidP="009C2E1D">
            <w:pPr>
              <w:spacing w:after="0" w:line="240" w:lineRule="auto"/>
              <w:rPr>
                <w:rFonts w:eastAsia="Times New Roman" w:cs="Times New Roman"/>
                <w:color w:val="000000"/>
                <w:sz w:val="20"/>
                <w:szCs w:val="20"/>
              </w:rPr>
            </w:pPr>
            <w:r w:rsidRPr="00D84F40">
              <w:rPr>
                <w:rFonts w:eastAsia="Times New Roman" w:cs="Times New Roman"/>
                <w:color w:val="000000"/>
                <w:sz w:val="20"/>
                <w:szCs w:val="20"/>
              </w:rPr>
              <w:t>SecondarySaHa2</w:t>
            </w:r>
            <w:r w:rsidR="003F1F9E">
              <w:rPr>
                <w:rFonts w:eastAsia="Times New Roman" w:cs="Times New Roman"/>
                <w:color w:val="000000"/>
                <w:sz w:val="20"/>
                <w:szCs w:val="20"/>
              </w:rPr>
              <w:t>—</w:t>
            </w:r>
            <w:r w:rsidRPr="00D84F40">
              <w:rPr>
                <w:rFonts w:eastAsia="Times New Roman" w:cs="Times New Roman"/>
                <w:color w:val="000000"/>
                <w:sz w:val="20"/>
                <w:szCs w:val="20"/>
              </w:rPr>
              <w:t>SecondaryIncOtr</w:t>
            </w:r>
          </w:p>
        </w:tc>
        <w:tc>
          <w:tcPr>
            <w:tcW w:w="3995" w:type="dxa"/>
            <w:tcBorders>
              <w:top w:val="single" w:sz="6" w:space="0" w:color="auto"/>
              <w:left w:val="single" w:sz="6" w:space="0" w:color="auto"/>
              <w:bottom w:val="single" w:sz="4" w:space="0" w:color="auto"/>
              <w:right w:val="single" w:sz="6" w:space="0" w:color="auto"/>
            </w:tcBorders>
          </w:tcPr>
          <w:p w14:paraId="3874582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2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2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767.882</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2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799.88</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2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1.42</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2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785.84</w:t>
            </w:r>
          </w:p>
        </w:tc>
      </w:tr>
      <w:tr w:rsidR="009C2E1D" w:rsidRPr="00D84F40" w14:paraId="3874583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30" w14:textId="77777777" w:rsidR="009C2E1D" w:rsidRPr="00D84F40" w:rsidRDefault="009C2E1D" w:rsidP="009C2E1D">
            <w:pPr>
              <w:spacing w:after="0" w:line="240" w:lineRule="auto"/>
              <w:rPr>
                <w:rFonts w:eastAsia="Times New Roman" w:cs="Times New Roman"/>
                <w:color w:val="000000"/>
                <w:sz w:val="20"/>
                <w:szCs w:val="20"/>
              </w:rPr>
            </w:pPr>
            <w:r w:rsidRPr="00D84F40">
              <w:rPr>
                <w:rFonts w:eastAsia="Times New Roman" w:cs="Times New Roman"/>
                <w:color w:val="000000"/>
                <w:sz w:val="20"/>
                <w:szCs w:val="20"/>
              </w:rPr>
              <w:t>SecondarySaHa3</w:t>
            </w:r>
            <w:r w:rsidR="003F1F9E">
              <w:rPr>
                <w:rFonts w:eastAsia="Times New Roman" w:cs="Times New Roman"/>
                <w:color w:val="000000"/>
                <w:sz w:val="20"/>
                <w:szCs w:val="20"/>
              </w:rPr>
              <w:t>—</w:t>
            </w:r>
            <w:r w:rsidRPr="00D84F40">
              <w:rPr>
                <w:rFonts w:eastAsia="Times New Roman" w:cs="Times New Roman"/>
                <w:color w:val="000000"/>
                <w:sz w:val="20"/>
                <w:szCs w:val="20"/>
              </w:rPr>
              <w:t>SecondarySeal</w:t>
            </w:r>
          </w:p>
        </w:tc>
        <w:tc>
          <w:tcPr>
            <w:tcW w:w="3995" w:type="dxa"/>
            <w:tcBorders>
              <w:top w:val="single" w:sz="6" w:space="0" w:color="auto"/>
              <w:left w:val="single" w:sz="6" w:space="0" w:color="auto"/>
              <w:bottom w:val="single" w:sz="4" w:space="0" w:color="auto"/>
              <w:right w:val="single" w:sz="6" w:space="0" w:color="auto"/>
            </w:tcBorders>
          </w:tcPr>
          <w:p w14:paraId="3874583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3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3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830.873</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3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857.87</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3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1.12</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3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841.58</w:t>
            </w:r>
          </w:p>
        </w:tc>
      </w:tr>
      <w:tr w:rsidR="009C2E1D" w:rsidRPr="00D84F40" w14:paraId="3874583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38" w14:textId="77777777" w:rsidR="009C2E1D" w:rsidRPr="00D84F40" w:rsidRDefault="009C2E1D" w:rsidP="009C2E1D">
            <w:pPr>
              <w:spacing w:after="0" w:line="240" w:lineRule="auto"/>
              <w:rPr>
                <w:rFonts w:eastAsia="Times New Roman" w:cs="Times New Roman"/>
                <w:color w:val="000000"/>
                <w:sz w:val="20"/>
                <w:szCs w:val="20"/>
              </w:rPr>
            </w:pPr>
            <w:r w:rsidRPr="00D84F40">
              <w:rPr>
                <w:rFonts w:eastAsia="Times New Roman" w:cs="Times New Roman"/>
                <w:color w:val="000000"/>
                <w:sz w:val="20"/>
                <w:szCs w:val="20"/>
              </w:rPr>
              <w:t>SecondarySaha0</w:t>
            </w:r>
            <w:r w:rsidR="003F1F9E">
              <w:rPr>
                <w:rFonts w:eastAsia="Times New Roman" w:cs="Times New Roman"/>
                <w:color w:val="000000"/>
                <w:sz w:val="20"/>
                <w:szCs w:val="20"/>
              </w:rPr>
              <w:t>—</w:t>
            </w:r>
            <w:r w:rsidRPr="00D84F40">
              <w:rPr>
                <w:rFonts w:eastAsia="Times New Roman" w:cs="Times New Roman"/>
                <w:color w:val="000000"/>
                <w:sz w:val="20"/>
                <w:szCs w:val="20"/>
              </w:rPr>
              <w:t>SecondaryIncOtr</w:t>
            </w:r>
          </w:p>
        </w:tc>
        <w:tc>
          <w:tcPr>
            <w:tcW w:w="3995" w:type="dxa"/>
            <w:tcBorders>
              <w:top w:val="single" w:sz="6" w:space="0" w:color="auto"/>
              <w:left w:val="single" w:sz="6" w:space="0" w:color="auto"/>
              <w:bottom w:val="single" w:sz="4" w:space="0" w:color="auto"/>
              <w:right w:val="single" w:sz="6" w:space="0" w:color="auto"/>
            </w:tcBorders>
          </w:tcPr>
          <w:p w14:paraId="3874583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3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3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994.848</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3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1023.84</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3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1.41</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3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1010.12</w:t>
            </w:r>
          </w:p>
        </w:tc>
      </w:tr>
      <w:tr w:rsidR="009C2E1D" w:rsidRPr="00D84F40" w14:paraId="3874584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40" w14:textId="77777777" w:rsidR="009C2E1D" w:rsidRPr="00D84F40" w:rsidRDefault="009C2E1D" w:rsidP="009C2E1D">
            <w:pPr>
              <w:spacing w:after="0" w:line="240" w:lineRule="auto"/>
              <w:rPr>
                <w:rFonts w:eastAsia="Times New Roman" w:cs="Times New Roman"/>
                <w:color w:val="000000"/>
                <w:sz w:val="20"/>
                <w:szCs w:val="20"/>
              </w:rPr>
            </w:pPr>
            <w:r w:rsidRPr="00D84F40">
              <w:rPr>
                <w:rFonts w:eastAsia="Times New Roman" w:cs="Times New Roman"/>
                <w:color w:val="000000"/>
                <w:sz w:val="20"/>
                <w:szCs w:val="20"/>
              </w:rPr>
              <w:t>SecondarySaha1</w:t>
            </w:r>
            <w:r w:rsidR="003F1F9E">
              <w:rPr>
                <w:rFonts w:eastAsia="Times New Roman" w:cs="Times New Roman"/>
                <w:color w:val="000000"/>
                <w:sz w:val="20"/>
                <w:szCs w:val="20"/>
              </w:rPr>
              <w:t>—</w:t>
            </w:r>
            <w:r w:rsidRPr="00D84F40">
              <w:rPr>
                <w:rFonts w:eastAsia="Times New Roman" w:cs="Times New Roman"/>
                <w:color w:val="000000"/>
                <w:sz w:val="20"/>
                <w:szCs w:val="20"/>
              </w:rPr>
              <w:t>SecondaryIncOtr</w:t>
            </w:r>
          </w:p>
        </w:tc>
        <w:tc>
          <w:tcPr>
            <w:tcW w:w="3995" w:type="dxa"/>
            <w:tcBorders>
              <w:top w:val="single" w:sz="6" w:space="0" w:color="auto"/>
              <w:left w:val="single" w:sz="6" w:space="0" w:color="auto"/>
              <w:bottom w:val="single" w:sz="4" w:space="0" w:color="auto"/>
              <w:right w:val="single" w:sz="6" w:space="0" w:color="auto"/>
            </w:tcBorders>
          </w:tcPr>
          <w:p w14:paraId="3874584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4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4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969.852</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4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994.85</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4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1.01</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4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986.37</w:t>
            </w:r>
          </w:p>
        </w:tc>
      </w:tr>
      <w:tr w:rsidR="009C2E1D" w:rsidRPr="00D84F40" w14:paraId="3874584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48"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SecondarySeal</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SecondarySealQtip</w:t>
            </w:r>
            <w:proofErr w:type="spellEnd"/>
          </w:p>
        </w:tc>
        <w:tc>
          <w:tcPr>
            <w:tcW w:w="3995" w:type="dxa"/>
            <w:tcBorders>
              <w:top w:val="single" w:sz="6" w:space="0" w:color="auto"/>
              <w:left w:val="single" w:sz="6" w:space="0" w:color="auto"/>
              <w:bottom w:val="single" w:sz="4" w:space="0" w:color="auto"/>
              <w:right w:val="single" w:sz="6" w:space="0" w:color="auto"/>
            </w:tcBorders>
          </w:tcPr>
          <w:p w14:paraId="3874584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4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3000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4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180.972</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4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212.97</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4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1.25</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4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196.59</w:t>
            </w:r>
          </w:p>
        </w:tc>
      </w:tr>
      <w:tr w:rsidR="009C2E1D" w:rsidRPr="00D84F40" w14:paraId="3874585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50"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SecondarySealQtip</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SecondaryDump</w:t>
            </w:r>
            <w:proofErr w:type="spellEnd"/>
          </w:p>
        </w:tc>
        <w:tc>
          <w:tcPr>
            <w:tcW w:w="3995" w:type="dxa"/>
            <w:tcBorders>
              <w:top w:val="single" w:sz="6" w:space="0" w:color="auto"/>
              <w:left w:val="single" w:sz="6" w:space="0" w:color="auto"/>
              <w:bottom w:val="single" w:sz="4" w:space="0" w:color="auto"/>
              <w:right w:val="single" w:sz="6" w:space="0" w:color="auto"/>
            </w:tcBorders>
          </w:tcPr>
          <w:p w14:paraId="38745851"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52"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3000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53"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735.887</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54"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768.88</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55"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1.21</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56"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752.54</w:t>
            </w:r>
          </w:p>
        </w:tc>
      </w:tr>
      <w:tr w:rsidR="009C2E1D" w:rsidRPr="00D84F40" w14:paraId="3874585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58" w14:textId="77777777" w:rsidR="009C2E1D" w:rsidRPr="00D84F40" w:rsidRDefault="009C2E1D" w:rsidP="009C2E1D">
            <w:pPr>
              <w:spacing w:after="0" w:line="240" w:lineRule="auto"/>
              <w:rPr>
                <w:rFonts w:eastAsia="Times New Roman" w:cs="Times New Roman"/>
                <w:color w:val="000000"/>
                <w:sz w:val="20"/>
                <w:szCs w:val="20"/>
              </w:rPr>
            </w:pPr>
            <w:proofErr w:type="spellStart"/>
            <w:r w:rsidRPr="00D84F40">
              <w:rPr>
                <w:rFonts w:eastAsia="Times New Roman" w:cs="Times New Roman"/>
                <w:color w:val="000000"/>
                <w:sz w:val="20"/>
                <w:szCs w:val="20"/>
              </w:rPr>
              <w:t>SecondaryStat</w:t>
            </w:r>
            <w:proofErr w:type="spellEnd"/>
            <w:r w:rsidR="003F1F9E">
              <w:rPr>
                <w:rFonts w:eastAsia="Times New Roman" w:cs="Times New Roman"/>
                <w:color w:val="000000"/>
                <w:sz w:val="20"/>
                <w:szCs w:val="20"/>
              </w:rPr>
              <w:t>—</w:t>
            </w:r>
            <w:proofErr w:type="spellStart"/>
            <w:r w:rsidRPr="00D84F40">
              <w:rPr>
                <w:rFonts w:eastAsia="Times New Roman" w:cs="Times New Roman"/>
                <w:color w:val="000000"/>
                <w:sz w:val="20"/>
                <w:szCs w:val="20"/>
              </w:rPr>
              <w:t>SecondaryIncMid</w:t>
            </w:r>
            <w:proofErr w:type="spellEnd"/>
          </w:p>
        </w:tc>
        <w:tc>
          <w:tcPr>
            <w:tcW w:w="3995" w:type="dxa"/>
            <w:tcBorders>
              <w:top w:val="single" w:sz="6" w:space="0" w:color="auto"/>
              <w:left w:val="single" w:sz="6" w:space="0" w:color="auto"/>
              <w:bottom w:val="single" w:sz="4" w:space="0" w:color="auto"/>
              <w:right w:val="single" w:sz="6" w:space="0" w:color="auto"/>
            </w:tcBorders>
          </w:tcPr>
          <w:p w14:paraId="38745859" w14:textId="77777777" w:rsidR="009C2E1D" w:rsidRPr="00D84F40"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5A"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5B"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955.853</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5C"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981.85</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5D"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2.19</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5E" w14:textId="77777777" w:rsidR="009C2E1D" w:rsidRPr="00D84F40" w:rsidRDefault="009C2E1D" w:rsidP="009C2E1D">
            <w:pPr>
              <w:spacing w:after="0" w:line="240" w:lineRule="auto"/>
              <w:jc w:val="center"/>
              <w:rPr>
                <w:rFonts w:eastAsia="Times New Roman" w:cs="Times New Roman"/>
                <w:color w:val="000000"/>
                <w:sz w:val="20"/>
                <w:szCs w:val="20"/>
              </w:rPr>
            </w:pPr>
            <w:r w:rsidRPr="00D84F40">
              <w:rPr>
                <w:rFonts w:eastAsia="Times New Roman" w:cs="Times New Roman"/>
                <w:color w:val="000000"/>
                <w:sz w:val="20"/>
                <w:szCs w:val="20"/>
              </w:rPr>
              <w:t>967.24</w:t>
            </w:r>
          </w:p>
        </w:tc>
      </w:tr>
      <w:tr w:rsidR="009C2E1D" w:rsidRPr="00D84F40" w14:paraId="3874586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60" w14:textId="77777777" w:rsidR="009C2E1D" w:rsidRPr="009C2E1D" w:rsidRDefault="009C2E1D" w:rsidP="009C2E1D">
            <w:pPr>
              <w:spacing w:after="0" w:line="240" w:lineRule="auto"/>
              <w:rPr>
                <w:rFonts w:eastAsia="Times New Roman" w:cs="Times New Roman"/>
                <w:color w:val="000000"/>
                <w:sz w:val="20"/>
                <w:szCs w:val="20"/>
              </w:rPr>
            </w:pPr>
            <w:proofErr w:type="spellStart"/>
            <w:r w:rsidRPr="009C2E1D">
              <w:rPr>
                <w:rFonts w:eastAsia="Times New Roman" w:cs="Times New Roman"/>
                <w:color w:val="000000"/>
                <w:sz w:val="20"/>
                <w:szCs w:val="20"/>
              </w:rPr>
              <w:t>SecondaryVtip</w:t>
            </w:r>
            <w:proofErr w:type="spellEnd"/>
            <w:r w:rsidRPr="009C2E1D">
              <w:rPr>
                <w:rFonts w:eastAsia="Times New Roman" w:cs="Times New Roman"/>
                <w:color w:val="000000"/>
                <w:sz w:val="20"/>
                <w:szCs w:val="20"/>
              </w:rPr>
              <w:t>--SecondarySaHa2</w:t>
            </w:r>
          </w:p>
        </w:tc>
        <w:tc>
          <w:tcPr>
            <w:tcW w:w="3995" w:type="dxa"/>
            <w:tcBorders>
              <w:top w:val="single" w:sz="6" w:space="0" w:color="auto"/>
              <w:left w:val="single" w:sz="6" w:space="0" w:color="auto"/>
              <w:bottom w:val="single" w:sz="4" w:space="0" w:color="auto"/>
              <w:right w:val="single" w:sz="6" w:space="0" w:color="auto"/>
            </w:tcBorders>
          </w:tcPr>
          <w:p w14:paraId="38745861" w14:textId="77777777" w:rsidR="009C2E1D" w:rsidRPr="009C2E1D"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62"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63"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1037.841</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64"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1065.84</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65"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0.89</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66"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1052.63</w:t>
            </w:r>
          </w:p>
        </w:tc>
      </w:tr>
      <w:tr w:rsidR="009C2E1D" w:rsidRPr="00D84F40" w14:paraId="3874586F"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68" w14:textId="77777777" w:rsidR="009C2E1D" w:rsidRPr="009C2E1D" w:rsidRDefault="009C2E1D" w:rsidP="009C2E1D">
            <w:pPr>
              <w:spacing w:after="0" w:line="240" w:lineRule="auto"/>
              <w:rPr>
                <w:rFonts w:eastAsia="Times New Roman" w:cs="Times New Roman"/>
                <w:color w:val="000000"/>
                <w:sz w:val="20"/>
                <w:szCs w:val="20"/>
              </w:rPr>
            </w:pPr>
            <w:proofErr w:type="spellStart"/>
            <w:r w:rsidRPr="009C2E1D">
              <w:rPr>
                <w:rFonts w:eastAsia="Times New Roman" w:cs="Times New Roman"/>
                <w:color w:val="000000"/>
                <w:sz w:val="20"/>
                <w:szCs w:val="20"/>
              </w:rPr>
              <w:t>SecondaryVtip</w:t>
            </w:r>
            <w:proofErr w:type="spellEnd"/>
            <w:r w:rsidRPr="009C2E1D">
              <w:rPr>
                <w:rFonts w:eastAsia="Times New Roman" w:cs="Times New Roman"/>
                <w:color w:val="000000"/>
                <w:sz w:val="20"/>
                <w:szCs w:val="20"/>
              </w:rPr>
              <w:t>--SecondarySaha0</w:t>
            </w:r>
          </w:p>
        </w:tc>
        <w:tc>
          <w:tcPr>
            <w:tcW w:w="3995" w:type="dxa"/>
            <w:tcBorders>
              <w:top w:val="single" w:sz="6" w:space="0" w:color="auto"/>
              <w:left w:val="single" w:sz="6" w:space="0" w:color="auto"/>
              <w:bottom w:val="single" w:sz="4" w:space="0" w:color="auto"/>
              <w:right w:val="single" w:sz="6" w:space="0" w:color="auto"/>
            </w:tcBorders>
          </w:tcPr>
          <w:p w14:paraId="38745869" w14:textId="77777777" w:rsidR="009C2E1D" w:rsidRPr="009C2E1D"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6A"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6B"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1135.826</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6C"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1155.82</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6D"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1.01</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6E"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1152.18</w:t>
            </w:r>
          </w:p>
        </w:tc>
      </w:tr>
      <w:tr w:rsidR="009C2E1D" w:rsidRPr="00D84F40" w14:paraId="38745877" w14:textId="77777777" w:rsidTr="009C2E1D">
        <w:trPr>
          <w:trHeight w:val="300"/>
        </w:trPr>
        <w:tc>
          <w:tcPr>
            <w:tcW w:w="3740" w:type="dxa"/>
            <w:tcBorders>
              <w:top w:val="single" w:sz="6" w:space="0" w:color="auto"/>
              <w:left w:val="single" w:sz="4" w:space="0" w:color="auto"/>
              <w:bottom w:val="single" w:sz="4" w:space="0" w:color="auto"/>
              <w:right w:val="single" w:sz="6" w:space="0" w:color="auto"/>
            </w:tcBorders>
            <w:shd w:val="clear" w:color="auto" w:fill="auto"/>
            <w:noWrap/>
            <w:hideMark/>
          </w:tcPr>
          <w:p w14:paraId="38745870" w14:textId="77777777" w:rsidR="009C2E1D" w:rsidRPr="009C2E1D" w:rsidRDefault="009C2E1D" w:rsidP="009C2E1D">
            <w:pPr>
              <w:spacing w:after="0" w:line="240" w:lineRule="auto"/>
              <w:rPr>
                <w:rFonts w:eastAsia="Times New Roman" w:cs="Times New Roman"/>
                <w:color w:val="000000"/>
                <w:sz w:val="20"/>
                <w:szCs w:val="20"/>
              </w:rPr>
            </w:pPr>
            <w:proofErr w:type="spellStart"/>
            <w:r w:rsidRPr="009C2E1D">
              <w:rPr>
                <w:rFonts w:eastAsia="Times New Roman" w:cs="Times New Roman"/>
                <w:color w:val="000000"/>
                <w:sz w:val="20"/>
                <w:szCs w:val="20"/>
              </w:rPr>
              <w:t>SecondaryVtip</w:t>
            </w:r>
            <w:proofErr w:type="spellEnd"/>
            <w:r w:rsidR="004F1CEE">
              <w:rPr>
                <w:rFonts w:eastAsia="Times New Roman" w:cs="Times New Roman"/>
                <w:color w:val="000000"/>
                <w:sz w:val="20"/>
                <w:szCs w:val="20"/>
              </w:rPr>
              <w:t>—</w:t>
            </w:r>
            <w:proofErr w:type="spellStart"/>
            <w:r w:rsidRPr="009C2E1D">
              <w:rPr>
                <w:rFonts w:eastAsia="Times New Roman" w:cs="Times New Roman"/>
                <w:color w:val="000000"/>
                <w:sz w:val="20"/>
                <w:szCs w:val="20"/>
              </w:rPr>
              <w:t>SecondaryStat</w:t>
            </w:r>
            <w:proofErr w:type="spellEnd"/>
          </w:p>
        </w:tc>
        <w:tc>
          <w:tcPr>
            <w:tcW w:w="3995" w:type="dxa"/>
            <w:tcBorders>
              <w:top w:val="single" w:sz="6" w:space="0" w:color="auto"/>
              <w:left w:val="single" w:sz="6" w:space="0" w:color="auto"/>
              <w:bottom w:val="single" w:sz="4" w:space="0" w:color="auto"/>
              <w:right w:val="single" w:sz="6" w:space="0" w:color="auto"/>
            </w:tcBorders>
          </w:tcPr>
          <w:p w14:paraId="38745871" w14:textId="77777777" w:rsidR="009C2E1D" w:rsidRPr="009C2E1D" w:rsidRDefault="009C2E1D" w:rsidP="009C2E1D">
            <w:pPr>
              <w:spacing w:after="0" w:line="240" w:lineRule="auto"/>
              <w:rPr>
                <w:sz w:val="20"/>
                <w:szCs w:val="20"/>
              </w:rPr>
            </w:pPr>
            <w:r w:rsidRPr="009C2E1D">
              <w:rPr>
                <w:sz w:val="20"/>
                <w:szCs w:val="20"/>
              </w:rPr>
              <w:t>20121223SecShow1000_2514_tcp20.txt</w:t>
            </w:r>
          </w:p>
        </w:tc>
        <w:tc>
          <w:tcPr>
            <w:tcW w:w="1103" w:type="dxa"/>
            <w:tcBorders>
              <w:top w:val="single" w:sz="6" w:space="0" w:color="auto"/>
              <w:left w:val="single" w:sz="6" w:space="0" w:color="auto"/>
              <w:bottom w:val="single" w:sz="4" w:space="0" w:color="auto"/>
              <w:right w:val="single" w:sz="6" w:space="0" w:color="auto"/>
            </w:tcBorders>
            <w:shd w:val="clear" w:color="auto" w:fill="auto"/>
            <w:noWrap/>
            <w:hideMark/>
          </w:tcPr>
          <w:p w14:paraId="38745872"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1000</w:t>
            </w:r>
          </w:p>
        </w:tc>
        <w:tc>
          <w:tcPr>
            <w:tcW w:w="1053" w:type="dxa"/>
            <w:tcBorders>
              <w:top w:val="single" w:sz="6" w:space="0" w:color="auto"/>
              <w:left w:val="single" w:sz="6" w:space="0" w:color="auto"/>
              <w:bottom w:val="single" w:sz="4" w:space="0" w:color="auto"/>
              <w:right w:val="single" w:sz="6" w:space="0" w:color="auto"/>
            </w:tcBorders>
            <w:shd w:val="clear" w:color="auto" w:fill="auto"/>
            <w:noWrap/>
            <w:hideMark/>
          </w:tcPr>
          <w:p w14:paraId="38745873"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1169.821</w:t>
            </w:r>
          </w:p>
        </w:tc>
        <w:tc>
          <w:tcPr>
            <w:tcW w:w="960" w:type="dxa"/>
            <w:tcBorders>
              <w:top w:val="single" w:sz="6" w:space="0" w:color="auto"/>
              <w:left w:val="single" w:sz="6" w:space="0" w:color="auto"/>
              <w:bottom w:val="single" w:sz="4" w:space="0" w:color="auto"/>
              <w:right w:val="single" w:sz="6" w:space="0" w:color="auto"/>
            </w:tcBorders>
            <w:shd w:val="clear" w:color="auto" w:fill="auto"/>
            <w:noWrap/>
            <w:hideMark/>
          </w:tcPr>
          <w:p w14:paraId="38745874"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1183.82</w:t>
            </w:r>
          </w:p>
        </w:tc>
        <w:tc>
          <w:tcPr>
            <w:tcW w:w="960" w:type="dxa"/>
            <w:tcBorders>
              <w:top w:val="single" w:sz="6" w:space="0" w:color="auto"/>
              <w:left w:val="single" w:sz="6" w:space="0" w:color="auto"/>
              <w:bottom w:val="single" w:sz="6" w:space="0" w:color="auto"/>
              <w:right w:val="single" w:sz="6" w:space="0" w:color="auto"/>
            </w:tcBorders>
            <w:shd w:val="clear" w:color="auto" w:fill="B8CCE4" w:themeFill="accent1" w:themeFillTint="66"/>
            <w:noWrap/>
            <w:hideMark/>
          </w:tcPr>
          <w:p w14:paraId="38745875"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0.64</w:t>
            </w:r>
          </w:p>
        </w:tc>
        <w:tc>
          <w:tcPr>
            <w:tcW w:w="960" w:type="dxa"/>
            <w:tcBorders>
              <w:top w:val="single" w:sz="6" w:space="0" w:color="auto"/>
              <w:left w:val="single" w:sz="6" w:space="0" w:color="auto"/>
              <w:bottom w:val="single" w:sz="6" w:space="0" w:color="auto"/>
              <w:right w:val="single" w:sz="4" w:space="0" w:color="auto"/>
            </w:tcBorders>
            <w:shd w:val="clear" w:color="auto" w:fill="B8CCE4" w:themeFill="accent1" w:themeFillTint="66"/>
            <w:noWrap/>
            <w:hideMark/>
          </w:tcPr>
          <w:p w14:paraId="38745876" w14:textId="77777777" w:rsidR="009C2E1D" w:rsidRPr="009C2E1D" w:rsidRDefault="009C2E1D" w:rsidP="009C2E1D">
            <w:pPr>
              <w:spacing w:after="0" w:line="240" w:lineRule="auto"/>
              <w:jc w:val="center"/>
              <w:rPr>
                <w:rFonts w:eastAsia="Times New Roman" w:cs="Times New Roman"/>
                <w:color w:val="000000"/>
                <w:sz w:val="20"/>
                <w:szCs w:val="20"/>
              </w:rPr>
            </w:pPr>
            <w:r w:rsidRPr="009C2E1D">
              <w:rPr>
                <w:rFonts w:eastAsia="Times New Roman" w:cs="Times New Roman"/>
                <w:color w:val="000000"/>
                <w:sz w:val="20"/>
                <w:szCs w:val="20"/>
              </w:rPr>
              <w:t>1177.44</w:t>
            </w:r>
          </w:p>
        </w:tc>
      </w:tr>
    </w:tbl>
    <w:p w14:paraId="38745878" w14:textId="77777777" w:rsidR="003E4A85" w:rsidRDefault="003E4A85" w:rsidP="003E4A85">
      <w:pPr>
        <w:spacing w:after="0" w:line="240" w:lineRule="auto"/>
        <w:rPr>
          <w:sz w:val="18"/>
          <w:szCs w:val="18"/>
        </w:rPr>
      </w:pPr>
    </w:p>
    <w:p w14:paraId="38745879" w14:textId="77777777" w:rsidR="003E4A85" w:rsidRDefault="003E4A85" w:rsidP="003E4A85">
      <w:pPr>
        <w:spacing w:after="0" w:line="240" w:lineRule="auto"/>
        <w:rPr>
          <w:sz w:val="18"/>
          <w:szCs w:val="18"/>
        </w:rPr>
      </w:pPr>
    </w:p>
    <w:p w14:paraId="3874587A" w14:textId="77777777" w:rsidR="003E4A85" w:rsidRPr="00572DE0" w:rsidRDefault="003E4A85" w:rsidP="00572DE0">
      <w:pPr>
        <w:spacing w:after="0" w:line="240" w:lineRule="auto"/>
        <w:rPr>
          <w:rFonts w:ascii="Calibri" w:hAnsi="Calibri"/>
          <w:color w:val="000000"/>
          <w:sz w:val="18"/>
          <w:szCs w:val="18"/>
        </w:rPr>
      </w:pPr>
      <w:r>
        <w:br w:type="page"/>
      </w:r>
    </w:p>
    <w:p w14:paraId="3874587B" w14:textId="77777777" w:rsidR="00EC16D0" w:rsidRDefault="0074385B" w:rsidP="00EC16D0">
      <w:pPr>
        <w:pStyle w:val="Heading3"/>
        <w:numPr>
          <w:ilvl w:val="2"/>
          <w:numId w:val="2"/>
        </w:numPr>
        <w:tabs>
          <w:tab w:val="clear" w:pos="2502"/>
        </w:tabs>
      </w:pPr>
      <w:bookmarkStart w:id="151" w:name="_Toc354401884"/>
      <w:r>
        <w:lastRenderedPageBreak/>
        <w:t>SalesShow_All_</w:t>
      </w:r>
      <w:r w:rsidR="003E4A85">
        <w:t>SaHa - 3514 Command-Response Message Statistics - Secondary Arm</w:t>
      </w:r>
      <w:bookmarkEnd w:id="151"/>
      <w:r w:rsidR="003E4A85">
        <w:t xml:space="preserve"> </w:t>
      </w:r>
    </w:p>
    <w:p w14:paraId="3874587C" w14:textId="77777777" w:rsidR="007C680A" w:rsidRPr="007C680A" w:rsidRDefault="007C680A" w:rsidP="007C680A"/>
    <w:tbl>
      <w:tblPr>
        <w:tblW w:w="0" w:type="auto"/>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46"/>
        <w:gridCol w:w="4410"/>
        <w:gridCol w:w="1350"/>
        <w:gridCol w:w="1260"/>
        <w:gridCol w:w="1440"/>
        <w:gridCol w:w="990"/>
        <w:gridCol w:w="1404"/>
      </w:tblGrid>
      <w:tr w:rsidR="00947F83" w:rsidRPr="006C27F3" w14:paraId="38745884" w14:textId="77777777" w:rsidTr="007C62B4">
        <w:trPr>
          <w:trHeight w:val="602"/>
          <w:tblHeader/>
        </w:trPr>
        <w:tc>
          <w:tcPr>
            <w:tcW w:w="3546" w:type="dxa"/>
            <w:shd w:val="clear" w:color="auto" w:fill="D9D9D9" w:themeFill="background1" w:themeFillShade="D9"/>
            <w:noWrap/>
            <w:hideMark/>
          </w:tcPr>
          <w:p w14:paraId="3874587D" w14:textId="77777777" w:rsidR="006C7C77" w:rsidRPr="00AD4DEC" w:rsidRDefault="006C7C77" w:rsidP="006C7C77">
            <w:pPr>
              <w:jc w:val="center"/>
              <w:rPr>
                <w:b/>
                <w:sz w:val="20"/>
                <w:szCs w:val="20"/>
              </w:rPr>
            </w:pPr>
            <w:r w:rsidRPr="00AD4DEC">
              <w:rPr>
                <w:b/>
                <w:sz w:val="20"/>
                <w:szCs w:val="20"/>
              </w:rPr>
              <w:t>Move Name</w:t>
            </w:r>
          </w:p>
        </w:tc>
        <w:tc>
          <w:tcPr>
            <w:tcW w:w="4410" w:type="dxa"/>
            <w:shd w:val="clear" w:color="auto" w:fill="D9D9D9" w:themeFill="background1" w:themeFillShade="D9"/>
          </w:tcPr>
          <w:p w14:paraId="3874587E" w14:textId="77777777" w:rsidR="006C7C77" w:rsidRPr="00AD4DEC" w:rsidRDefault="006C7C77" w:rsidP="006C7C77">
            <w:pPr>
              <w:jc w:val="center"/>
              <w:rPr>
                <w:b/>
                <w:sz w:val="20"/>
                <w:szCs w:val="20"/>
              </w:rPr>
            </w:pPr>
            <w:r w:rsidRPr="00AD4DEC">
              <w:rPr>
                <w:b/>
                <w:sz w:val="20"/>
                <w:szCs w:val="20"/>
              </w:rPr>
              <w:t>File Name</w:t>
            </w:r>
          </w:p>
        </w:tc>
        <w:tc>
          <w:tcPr>
            <w:tcW w:w="1350" w:type="dxa"/>
            <w:shd w:val="clear" w:color="auto" w:fill="D9D9D9" w:themeFill="background1" w:themeFillShade="D9"/>
            <w:noWrap/>
            <w:hideMark/>
          </w:tcPr>
          <w:p w14:paraId="3874587F" w14:textId="77777777" w:rsidR="006C7C77" w:rsidRPr="00AD4DEC" w:rsidRDefault="006C7C77" w:rsidP="006C7C77">
            <w:pPr>
              <w:jc w:val="center"/>
              <w:rPr>
                <w:b/>
                <w:sz w:val="20"/>
                <w:szCs w:val="20"/>
              </w:rPr>
            </w:pPr>
            <w:r w:rsidRPr="00AD4DEC">
              <w:rPr>
                <w:b/>
                <w:sz w:val="20"/>
                <w:szCs w:val="20"/>
              </w:rPr>
              <w:t>Iterations</w:t>
            </w:r>
          </w:p>
        </w:tc>
        <w:tc>
          <w:tcPr>
            <w:tcW w:w="1260" w:type="dxa"/>
            <w:shd w:val="clear" w:color="auto" w:fill="D9D9D9" w:themeFill="background1" w:themeFillShade="D9"/>
            <w:noWrap/>
            <w:hideMark/>
          </w:tcPr>
          <w:p w14:paraId="38745880" w14:textId="77777777" w:rsidR="006C7C77" w:rsidRPr="00AD4DEC" w:rsidRDefault="006C7C77" w:rsidP="006C7C77">
            <w:pPr>
              <w:jc w:val="center"/>
              <w:rPr>
                <w:b/>
                <w:sz w:val="20"/>
                <w:szCs w:val="20"/>
              </w:rPr>
            </w:pPr>
            <w:r w:rsidRPr="00AD4DEC">
              <w:rPr>
                <w:b/>
                <w:sz w:val="20"/>
                <w:szCs w:val="20"/>
              </w:rPr>
              <w:t>Min (msec)</w:t>
            </w:r>
          </w:p>
        </w:tc>
        <w:tc>
          <w:tcPr>
            <w:tcW w:w="1440" w:type="dxa"/>
            <w:shd w:val="clear" w:color="auto" w:fill="D9D9D9" w:themeFill="background1" w:themeFillShade="D9"/>
            <w:noWrap/>
            <w:hideMark/>
          </w:tcPr>
          <w:p w14:paraId="38745881" w14:textId="77777777" w:rsidR="006C7C77" w:rsidRPr="00AD4DEC" w:rsidRDefault="006C7C77" w:rsidP="006C7C77">
            <w:pPr>
              <w:jc w:val="center"/>
              <w:rPr>
                <w:b/>
                <w:sz w:val="20"/>
                <w:szCs w:val="20"/>
              </w:rPr>
            </w:pPr>
            <w:r w:rsidRPr="00AD4DEC">
              <w:rPr>
                <w:b/>
                <w:sz w:val="20"/>
                <w:szCs w:val="20"/>
              </w:rPr>
              <w:t>Max (msec)</w:t>
            </w:r>
          </w:p>
        </w:tc>
        <w:tc>
          <w:tcPr>
            <w:tcW w:w="990" w:type="dxa"/>
            <w:shd w:val="clear" w:color="auto" w:fill="D9D9D9" w:themeFill="background1" w:themeFillShade="D9"/>
            <w:noWrap/>
            <w:hideMark/>
          </w:tcPr>
          <w:p w14:paraId="38745882" w14:textId="77777777" w:rsidR="006C7C77" w:rsidRPr="00AD4DEC" w:rsidRDefault="006C7C77" w:rsidP="006C7C77">
            <w:pPr>
              <w:jc w:val="center"/>
              <w:rPr>
                <w:b/>
                <w:sz w:val="20"/>
                <w:szCs w:val="20"/>
              </w:rPr>
            </w:pPr>
            <w:r w:rsidRPr="00AD4DEC">
              <w:rPr>
                <w:b/>
                <w:sz w:val="20"/>
                <w:szCs w:val="20"/>
              </w:rPr>
              <w:t>STD</w:t>
            </w:r>
          </w:p>
        </w:tc>
        <w:tc>
          <w:tcPr>
            <w:tcW w:w="1404" w:type="dxa"/>
            <w:shd w:val="clear" w:color="auto" w:fill="D9D9D9" w:themeFill="background1" w:themeFillShade="D9"/>
            <w:noWrap/>
            <w:hideMark/>
          </w:tcPr>
          <w:p w14:paraId="38745883" w14:textId="77777777" w:rsidR="006C7C77" w:rsidRPr="00AD4DEC" w:rsidRDefault="006C7C77" w:rsidP="006C7C77">
            <w:pPr>
              <w:jc w:val="center"/>
              <w:rPr>
                <w:b/>
                <w:sz w:val="20"/>
                <w:szCs w:val="20"/>
              </w:rPr>
            </w:pPr>
            <w:r w:rsidRPr="00AD4DEC">
              <w:rPr>
                <w:b/>
                <w:sz w:val="20"/>
                <w:szCs w:val="20"/>
              </w:rPr>
              <w:t>Mean (msec)</w:t>
            </w:r>
          </w:p>
        </w:tc>
      </w:tr>
      <w:tr w:rsidR="00665916" w:rsidRPr="006C27F3" w14:paraId="3874588C" w14:textId="77777777" w:rsidTr="007C62B4">
        <w:trPr>
          <w:trHeight w:val="300"/>
        </w:trPr>
        <w:tc>
          <w:tcPr>
            <w:tcW w:w="3546" w:type="dxa"/>
            <w:shd w:val="clear" w:color="auto" w:fill="auto"/>
            <w:noWrap/>
            <w:vAlign w:val="center"/>
            <w:hideMark/>
          </w:tcPr>
          <w:p w14:paraId="3874588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SecondaryDump</w:t>
            </w:r>
            <w:proofErr w:type="spellEnd"/>
            <w:r>
              <w:rPr>
                <w:rFonts w:ascii="Calibri" w:hAnsi="Calibri"/>
                <w:color w:val="000000"/>
              </w:rPr>
              <w:t>--</w:t>
            </w:r>
            <w:proofErr w:type="spellStart"/>
            <w:r>
              <w:rPr>
                <w:rFonts w:ascii="Calibri" w:hAnsi="Calibri"/>
                <w:color w:val="000000"/>
              </w:rPr>
              <w:t>SecondaryDump</w:t>
            </w:r>
            <w:proofErr w:type="spellEnd"/>
          </w:p>
        </w:tc>
        <w:tc>
          <w:tcPr>
            <w:tcW w:w="4410" w:type="dxa"/>
            <w:noWrap/>
            <w:vAlign w:val="center"/>
          </w:tcPr>
          <w:p w14:paraId="38745886" w14:textId="77777777" w:rsidR="00B92FBD" w:rsidRDefault="009A7DE8">
            <w:pPr>
              <w:jc w:val="center"/>
              <w:rPr>
                <w:sz w:val="20"/>
                <w:szCs w:val="20"/>
              </w:rPr>
            </w:pPr>
            <w:r w:rsidRPr="009A7DE8">
              <w:rPr>
                <w:rFonts w:eastAsia="Times New Roman" w:cs="Lucida Console"/>
                <w:sz w:val="20"/>
                <w:szCs w:val="20"/>
              </w:rPr>
              <w:t>20130719SecShow1000_3514_2121_tcp20.txt</w:t>
            </w:r>
          </w:p>
        </w:tc>
        <w:tc>
          <w:tcPr>
            <w:tcW w:w="1350" w:type="dxa"/>
            <w:shd w:val="clear" w:color="auto" w:fill="auto"/>
            <w:noWrap/>
            <w:vAlign w:val="bottom"/>
            <w:hideMark/>
          </w:tcPr>
          <w:p w14:paraId="38745887" w14:textId="77777777" w:rsidR="00303E18" w:rsidRDefault="00665916">
            <w:pPr>
              <w:jc w:val="center"/>
              <w:rPr>
                <w:color w:val="000000"/>
                <w:sz w:val="20"/>
                <w:szCs w:val="20"/>
              </w:rPr>
            </w:pPr>
            <w:r>
              <w:rPr>
                <w:rFonts w:ascii="Calibri" w:hAnsi="Calibri"/>
                <w:color w:val="000000"/>
              </w:rPr>
              <w:t>1999</w:t>
            </w:r>
          </w:p>
        </w:tc>
        <w:tc>
          <w:tcPr>
            <w:tcW w:w="1260" w:type="dxa"/>
            <w:shd w:val="clear" w:color="auto" w:fill="auto"/>
            <w:noWrap/>
            <w:vAlign w:val="bottom"/>
            <w:hideMark/>
          </w:tcPr>
          <w:p w14:paraId="38745888" w14:textId="77777777" w:rsidR="00303E18" w:rsidRDefault="00665916">
            <w:pPr>
              <w:jc w:val="center"/>
              <w:rPr>
                <w:color w:val="000000"/>
                <w:sz w:val="20"/>
                <w:szCs w:val="20"/>
              </w:rPr>
            </w:pPr>
            <w:r>
              <w:rPr>
                <w:rFonts w:ascii="Calibri" w:hAnsi="Calibri"/>
                <w:color w:val="000000"/>
              </w:rPr>
              <w:t>0</w:t>
            </w:r>
          </w:p>
        </w:tc>
        <w:tc>
          <w:tcPr>
            <w:tcW w:w="1440" w:type="dxa"/>
            <w:shd w:val="clear" w:color="auto" w:fill="auto"/>
            <w:noWrap/>
            <w:vAlign w:val="bottom"/>
            <w:hideMark/>
          </w:tcPr>
          <w:p w14:paraId="38745889" w14:textId="77777777" w:rsidR="00303E18" w:rsidRDefault="00665916">
            <w:pPr>
              <w:jc w:val="center"/>
              <w:rPr>
                <w:color w:val="000000"/>
                <w:sz w:val="20"/>
                <w:szCs w:val="20"/>
              </w:rPr>
            </w:pPr>
            <w:r>
              <w:rPr>
                <w:rFonts w:ascii="Calibri" w:hAnsi="Calibri"/>
                <w:color w:val="000000"/>
              </w:rPr>
              <w:t>133.98</w:t>
            </w:r>
          </w:p>
        </w:tc>
        <w:tc>
          <w:tcPr>
            <w:tcW w:w="990" w:type="dxa"/>
            <w:shd w:val="clear" w:color="auto" w:fill="B8CCE4" w:themeFill="accent1" w:themeFillTint="66"/>
            <w:noWrap/>
            <w:vAlign w:val="bottom"/>
            <w:hideMark/>
          </w:tcPr>
          <w:p w14:paraId="3874588A" w14:textId="77777777" w:rsidR="00303E18" w:rsidRDefault="00665916">
            <w:pPr>
              <w:jc w:val="center"/>
              <w:rPr>
                <w:color w:val="000000"/>
                <w:sz w:val="20"/>
                <w:szCs w:val="20"/>
              </w:rPr>
            </w:pPr>
            <w:r>
              <w:rPr>
                <w:rFonts w:ascii="Calibri" w:hAnsi="Calibri"/>
                <w:color w:val="000000"/>
              </w:rPr>
              <w:t>3.38</w:t>
            </w:r>
          </w:p>
        </w:tc>
        <w:tc>
          <w:tcPr>
            <w:tcW w:w="1404" w:type="dxa"/>
            <w:shd w:val="clear" w:color="auto" w:fill="B8CCE4" w:themeFill="accent1" w:themeFillTint="66"/>
            <w:noWrap/>
            <w:vAlign w:val="bottom"/>
            <w:hideMark/>
          </w:tcPr>
          <w:p w14:paraId="3874588B" w14:textId="77777777" w:rsidR="00303E18" w:rsidRDefault="00665916">
            <w:pPr>
              <w:jc w:val="center"/>
              <w:rPr>
                <w:color w:val="000000"/>
                <w:sz w:val="20"/>
                <w:szCs w:val="20"/>
              </w:rPr>
            </w:pPr>
            <w:r>
              <w:rPr>
                <w:rFonts w:ascii="Calibri" w:hAnsi="Calibri"/>
                <w:color w:val="000000"/>
              </w:rPr>
              <w:t>14.6</w:t>
            </w:r>
          </w:p>
        </w:tc>
      </w:tr>
      <w:tr w:rsidR="00665916" w:rsidRPr="006C27F3" w14:paraId="38745894" w14:textId="77777777" w:rsidTr="007C62B4">
        <w:trPr>
          <w:trHeight w:val="300"/>
        </w:trPr>
        <w:tc>
          <w:tcPr>
            <w:tcW w:w="3546" w:type="dxa"/>
            <w:shd w:val="clear" w:color="auto" w:fill="auto"/>
            <w:noWrap/>
            <w:vAlign w:val="center"/>
            <w:hideMark/>
          </w:tcPr>
          <w:p w14:paraId="3874588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SecondaryDump</w:t>
            </w:r>
            <w:proofErr w:type="spellEnd"/>
            <w:r>
              <w:rPr>
                <w:rFonts w:ascii="Calibri" w:hAnsi="Calibri"/>
                <w:color w:val="000000"/>
              </w:rPr>
              <w:t>--</w:t>
            </w:r>
            <w:proofErr w:type="spellStart"/>
            <w:r>
              <w:rPr>
                <w:rFonts w:ascii="Calibri" w:hAnsi="Calibri"/>
                <w:color w:val="000000"/>
              </w:rPr>
              <w:t>SecondaryHome</w:t>
            </w:r>
            <w:proofErr w:type="spellEnd"/>
          </w:p>
        </w:tc>
        <w:tc>
          <w:tcPr>
            <w:tcW w:w="4410" w:type="dxa"/>
            <w:vAlign w:val="center"/>
          </w:tcPr>
          <w:p w14:paraId="3874588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8F" w14:textId="77777777" w:rsidR="00303E18" w:rsidRDefault="00665916">
            <w:pPr>
              <w:jc w:val="center"/>
              <w:rPr>
                <w:color w:val="000000"/>
                <w:sz w:val="20"/>
                <w:szCs w:val="20"/>
              </w:rPr>
            </w:pPr>
            <w:r>
              <w:rPr>
                <w:rFonts w:ascii="Calibri" w:hAnsi="Calibri"/>
                <w:color w:val="000000"/>
              </w:rPr>
              <w:t>1999</w:t>
            </w:r>
          </w:p>
        </w:tc>
        <w:tc>
          <w:tcPr>
            <w:tcW w:w="1260" w:type="dxa"/>
            <w:shd w:val="clear" w:color="auto" w:fill="auto"/>
            <w:noWrap/>
            <w:vAlign w:val="bottom"/>
            <w:hideMark/>
          </w:tcPr>
          <w:p w14:paraId="38745890" w14:textId="77777777" w:rsidR="00303E18" w:rsidRDefault="00665916">
            <w:pPr>
              <w:jc w:val="center"/>
              <w:rPr>
                <w:color w:val="000000"/>
                <w:sz w:val="20"/>
                <w:szCs w:val="20"/>
              </w:rPr>
            </w:pPr>
            <w:r>
              <w:rPr>
                <w:rFonts w:ascii="Calibri" w:hAnsi="Calibri"/>
                <w:color w:val="000000"/>
              </w:rPr>
              <w:t>899.863</w:t>
            </w:r>
          </w:p>
        </w:tc>
        <w:tc>
          <w:tcPr>
            <w:tcW w:w="1440" w:type="dxa"/>
            <w:shd w:val="clear" w:color="auto" w:fill="auto"/>
            <w:noWrap/>
            <w:vAlign w:val="bottom"/>
            <w:hideMark/>
          </w:tcPr>
          <w:p w14:paraId="38745891" w14:textId="77777777" w:rsidR="00303E18" w:rsidRDefault="00665916">
            <w:pPr>
              <w:jc w:val="center"/>
              <w:rPr>
                <w:color w:val="000000"/>
                <w:sz w:val="20"/>
                <w:szCs w:val="20"/>
              </w:rPr>
            </w:pPr>
            <w:r>
              <w:rPr>
                <w:rFonts w:ascii="Calibri" w:hAnsi="Calibri"/>
                <w:color w:val="000000"/>
              </w:rPr>
              <w:t>1075.84</w:t>
            </w:r>
          </w:p>
        </w:tc>
        <w:tc>
          <w:tcPr>
            <w:tcW w:w="990" w:type="dxa"/>
            <w:shd w:val="clear" w:color="auto" w:fill="B8CCE4" w:themeFill="accent1" w:themeFillTint="66"/>
            <w:noWrap/>
            <w:vAlign w:val="bottom"/>
            <w:hideMark/>
          </w:tcPr>
          <w:p w14:paraId="38745892" w14:textId="77777777" w:rsidR="00303E18" w:rsidRDefault="00665916">
            <w:pPr>
              <w:jc w:val="center"/>
              <w:rPr>
                <w:color w:val="000000"/>
                <w:sz w:val="20"/>
                <w:szCs w:val="20"/>
              </w:rPr>
            </w:pPr>
            <w:r>
              <w:rPr>
                <w:rFonts w:ascii="Calibri" w:hAnsi="Calibri"/>
                <w:color w:val="000000"/>
              </w:rPr>
              <w:t>27.26</w:t>
            </w:r>
          </w:p>
        </w:tc>
        <w:tc>
          <w:tcPr>
            <w:tcW w:w="1404" w:type="dxa"/>
            <w:shd w:val="clear" w:color="auto" w:fill="B8CCE4" w:themeFill="accent1" w:themeFillTint="66"/>
            <w:noWrap/>
            <w:vAlign w:val="bottom"/>
            <w:hideMark/>
          </w:tcPr>
          <w:p w14:paraId="38745893" w14:textId="77777777" w:rsidR="00303E18" w:rsidRDefault="00665916">
            <w:pPr>
              <w:jc w:val="center"/>
              <w:rPr>
                <w:color w:val="000000"/>
                <w:sz w:val="20"/>
                <w:szCs w:val="20"/>
              </w:rPr>
            </w:pPr>
            <w:r>
              <w:rPr>
                <w:rFonts w:ascii="Calibri" w:hAnsi="Calibri"/>
                <w:color w:val="000000"/>
              </w:rPr>
              <w:t>1017.38</w:t>
            </w:r>
          </w:p>
        </w:tc>
      </w:tr>
      <w:tr w:rsidR="00665916" w:rsidRPr="006C27F3" w14:paraId="3874589C" w14:textId="77777777" w:rsidTr="007C62B4">
        <w:trPr>
          <w:trHeight w:val="300"/>
        </w:trPr>
        <w:tc>
          <w:tcPr>
            <w:tcW w:w="3546" w:type="dxa"/>
            <w:shd w:val="clear" w:color="auto" w:fill="auto"/>
            <w:noWrap/>
            <w:vAlign w:val="center"/>
            <w:hideMark/>
          </w:tcPr>
          <w:p w14:paraId="3874589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SecondaryDump</w:t>
            </w:r>
            <w:proofErr w:type="spellEnd"/>
            <w:r>
              <w:rPr>
                <w:rFonts w:ascii="Calibri" w:hAnsi="Calibri"/>
                <w:color w:val="000000"/>
              </w:rPr>
              <w:t>--</w:t>
            </w:r>
            <w:proofErr w:type="spellStart"/>
            <w:r>
              <w:rPr>
                <w:rFonts w:ascii="Calibri" w:hAnsi="Calibri"/>
                <w:color w:val="000000"/>
              </w:rPr>
              <w:t>SecondaryVtip</w:t>
            </w:r>
            <w:proofErr w:type="spellEnd"/>
          </w:p>
        </w:tc>
        <w:tc>
          <w:tcPr>
            <w:tcW w:w="4410" w:type="dxa"/>
            <w:vAlign w:val="center"/>
          </w:tcPr>
          <w:p w14:paraId="3874589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97" w14:textId="77777777" w:rsidR="00303E18" w:rsidRDefault="00665916">
            <w:pPr>
              <w:jc w:val="center"/>
              <w:rPr>
                <w:color w:val="000000"/>
                <w:sz w:val="20"/>
                <w:szCs w:val="20"/>
              </w:rPr>
            </w:pPr>
            <w:r>
              <w:rPr>
                <w:rFonts w:ascii="Calibri" w:hAnsi="Calibri"/>
                <w:color w:val="000000"/>
              </w:rPr>
              <w:t>2000</w:t>
            </w:r>
          </w:p>
        </w:tc>
        <w:tc>
          <w:tcPr>
            <w:tcW w:w="1260" w:type="dxa"/>
            <w:shd w:val="clear" w:color="auto" w:fill="auto"/>
            <w:noWrap/>
            <w:vAlign w:val="bottom"/>
            <w:hideMark/>
          </w:tcPr>
          <w:p w14:paraId="38745898" w14:textId="77777777" w:rsidR="00303E18" w:rsidRDefault="00665916">
            <w:pPr>
              <w:jc w:val="center"/>
              <w:rPr>
                <w:color w:val="000000"/>
                <w:sz w:val="20"/>
                <w:szCs w:val="20"/>
              </w:rPr>
            </w:pPr>
            <w:r>
              <w:rPr>
                <w:rFonts w:ascii="Calibri" w:hAnsi="Calibri"/>
                <w:color w:val="000000"/>
              </w:rPr>
              <w:t>524.92</w:t>
            </w:r>
          </w:p>
        </w:tc>
        <w:tc>
          <w:tcPr>
            <w:tcW w:w="1440" w:type="dxa"/>
            <w:shd w:val="clear" w:color="auto" w:fill="auto"/>
            <w:noWrap/>
            <w:vAlign w:val="bottom"/>
            <w:hideMark/>
          </w:tcPr>
          <w:p w14:paraId="38745899" w14:textId="77777777" w:rsidR="00303E18" w:rsidRDefault="00665916">
            <w:pPr>
              <w:jc w:val="center"/>
              <w:rPr>
                <w:color w:val="000000"/>
                <w:sz w:val="20"/>
                <w:szCs w:val="20"/>
              </w:rPr>
            </w:pPr>
            <w:r>
              <w:rPr>
                <w:rFonts w:ascii="Calibri" w:hAnsi="Calibri"/>
                <w:color w:val="000000"/>
              </w:rPr>
              <w:t>594.91</w:t>
            </w:r>
          </w:p>
        </w:tc>
        <w:tc>
          <w:tcPr>
            <w:tcW w:w="990" w:type="dxa"/>
            <w:shd w:val="clear" w:color="auto" w:fill="B8CCE4" w:themeFill="accent1" w:themeFillTint="66"/>
            <w:noWrap/>
            <w:vAlign w:val="bottom"/>
            <w:hideMark/>
          </w:tcPr>
          <w:p w14:paraId="3874589A" w14:textId="77777777" w:rsidR="00303E18" w:rsidRDefault="00665916">
            <w:pPr>
              <w:jc w:val="center"/>
              <w:rPr>
                <w:color w:val="000000"/>
                <w:sz w:val="20"/>
                <w:szCs w:val="20"/>
              </w:rPr>
            </w:pPr>
            <w:r>
              <w:rPr>
                <w:rFonts w:ascii="Calibri" w:hAnsi="Calibri"/>
                <w:color w:val="000000"/>
              </w:rPr>
              <w:t>4.53</w:t>
            </w:r>
          </w:p>
        </w:tc>
        <w:tc>
          <w:tcPr>
            <w:tcW w:w="1404" w:type="dxa"/>
            <w:shd w:val="clear" w:color="auto" w:fill="B8CCE4" w:themeFill="accent1" w:themeFillTint="66"/>
            <w:noWrap/>
            <w:vAlign w:val="bottom"/>
            <w:hideMark/>
          </w:tcPr>
          <w:p w14:paraId="3874589B" w14:textId="77777777" w:rsidR="00303E18" w:rsidRDefault="00665916">
            <w:pPr>
              <w:jc w:val="center"/>
              <w:rPr>
                <w:color w:val="000000"/>
                <w:sz w:val="20"/>
                <w:szCs w:val="20"/>
              </w:rPr>
            </w:pPr>
            <w:r>
              <w:rPr>
                <w:rFonts w:ascii="Calibri" w:hAnsi="Calibri"/>
                <w:color w:val="000000"/>
              </w:rPr>
              <w:t>564.9</w:t>
            </w:r>
          </w:p>
        </w:tc>
      </w:tr>
      <w:tr w:rsidR="00665916" w:rsidRPr="006C27F3" w14:paraId="387458A4" w14:textId="77777777" w:rsidTr="007C62B4">
        <w:trPr>
          <w:trHeight w:val="300"/>
        </w:trPr>
        <w:tc>
          <w:tcPr>
            <w:tcW w:w="3546" w:type="dxa"/>
            <w:shd w:val="clear" w:color="auto" w:fill="auto"/>
            <w:noWrap/>
            <w:vAlign w:val="center"/>
            <w:hideMark/>
          </w:tcPr>
          <w:p w14:paraId="3874589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SecondaryHome</w:t>
            </w:r>
            <w:proofErr w:type="spellEnd"/>
            <w:r>
              <w:rPr>
                <w:rFonts w:ascii="Calibri" w:hAnsi="Calibri"/>
                <w:color w:val="000000"/>
              </w:rPr>
              <w:t>--</w:t>
            </w:r>
            <w:proofErr w:type="spellStart"/>
            <w:r>
              <w:rPr>
                <w:rFonts w:ascii="Calibri" w:hAnsi="Calibri"/>
                <w:color w:val="000000"/>
              </w:rPr>
              <w:t>SecondaryDump</w:t>
            </w:r>
            <w:proofErr w:type="spellEnd"/>
          </w:p>
        </w:tc>
        <w:tc>
          <w:tcPr>
            <w:tcW w:w="4410" w:type="dxa"/>
            <w:vAlign w:val="center"/>
          </w:tcPr>
          <w:p w14:paraId="3874589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9F"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A0" w14:textId="77777777" w:rsidR="00303E18" w:rsidRDefault="00665916">
            <w:pPr>
              <w:jc w:val="center"/>
              <w:rPr>
                <w:color w:val="000000"/>
                <w:sz w:val="20"/>
                <w:szCs w:val="20"/>
              </w:rPr>
            </w:pPr>
            <w:r>
              <w:rPr>
                <w:rFonts w:ascii="Calibri" w:hAnsi="Calibri"/>
                <w:color w:val="000000"/>
              </w:rPr>
              <w:t>1027.842</w:t>
            </w:r>
          </w:p>
        </w:tc>
        <w:tc>
          <w:tcPr>
            <w:tcW w:w="1440" w:type="dxa"/>
            <w:shd w:val="clear" w:color="auto" w:fill="auto"/>
            <w:noWrap/>
            <w:vAlign w:val="bottom"/>
            <w:hideMark/>
          </w:tcPr>
          <w:p w14:paraId="387458A1" w14:textId="77777777" w:rsidR="00303E18" w:rsidRDefault="00665916">
            <w:pPr>
              <w:jc w:val="center"/>
              <w:rPr>
                <w:color w:val="000000"/>
                <w:sz w:val="20"/>
                <w:szCs w:val="20"/>
              </w:rPr>
            </w:pPr>
            <w:r>
              <w:rPr>
                <w:rFonts w:ascii="Calibri" w:hAnsi="Calibri"/>
                <w:color w:val="000000"/>
              </w:rPr>
              <w:t>1077.84</w:t>
            </w:r>
          </w:p>
        </w:tc>
        <w:tc>
          <w:tcPr>
            <w:tcW w:w="990" w:type="dxa"/>
            <w:shd w:val="clear" w:color="auto" w:fill="B8CCE4" w:themeFill="accent1" w:themeFillTint="66"/>
            <w:noWrap/>
            <w:vAlign w:val="bottom"/>
            <w:hideMark/>
          </w:tcPr>
          <w:p w14:paraId="387458A2" w14:textId="77777777" w:rsidR="00303E18" w:rsidRDefault="00665916">
            <w:pPr>
              <w:jc w:val="center"/>
              <w:rPr>
                <w:color w:val="000000"/>
                <w:sz w:val="20"/>
                <w:szCs w:val="20"/>
              </w:rPr>
            </w:pPr>
            <w:r>
              <w:rPr>
                <w:rFonts w:ascii="Calibri" w:hAnsi="Calibri"/>
                <w:color w:val="000000"/>
              </w:rPr>
              <w:t>2.24</w:t>
            </w:r>
          </w:p>
        </w:tc>
        <w:tc>
          <w:tcPr>
            <w:tcW w:w="1404" w:type="dxa"/>
            <w:shd w:val="clear" w:color="auto" w:fill="B8CCE4" w:themeFill="accent1" w:themeFillTint="66"/>
            <w:noWrap/>
            <w:vAlign w:val="bottom"/>
            <w:hideMark/>
          </w:tcPr>
          <w:p w14:paraId="387458A3" w14:textId="77777777" w:rsidR="00303E18" w:rsidRDefault="00665916">
            <w:pPr>
              <w:jc w:val="center"/>
              <w:rPr>
                <w:color w:val="000000"/>
                <w:sz w:val="20"/>
                <w:szCs w:val="20"/>
              </w:rPr>
            </w:pPr>
            <w:r>
              <w:rPr>
                <w:rFonts w:ascii="Calibri" w:hAnsi="Calibri"/>
                <w:color w:val="000000"/>
              </w:rPr>
              <w:t>1051.85</w:t>
            </w:r>
          </w:p>
        </w:tc>
      </w:tr>
      <w:tr w:rsidR="00665916" w:rsidRPr="006C27F3" w14:paraId="387458AC" w14:textId="77777777" w:rsidTr="007C62B4">
        <w:trPr>
          <w:trHeight w:val="300"/>
        </w:trPr>
        <w:tc>
          <w:tcPr>
            <w:tcW w:w="3546" w:type="dxa"/>
            <w:shd w:val="clear" w:color="auto" w:fill="auto"/>
            <w:noWrap/>
            <w:vAlign w:val="center"/>
            <w:hideMark/>
          </w:tcPr>
          <w:p w14:paraId="387458A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SecondaryHome</w:t>
            </w:r>
            <w:proofErr w:type="spellEnd"/>
            <w:r>
              <w:rPr>
                <w:rFonts w:ascii="Calibri" w:hAnsi="Calibri"/>
                <w:color w:val="000000"/>
              </w:rPr>
              <w:t>--</w:t>
            </w:r>
            <w:proofErr w:type="spellStart"/>
            <w:r>
              <w:rPr>
                <w:rFonts w:ascii="Calibri" w:hAnsi="Calibri"/>
                <w:color w:val="000000"/>
              </w:rPr>
              <w:t>SecondaryVtip</w:t>
            </w:r>
            <w:proofErr w:type="spellEnd"/>
          </w:p>
        </w:tc>
        <w:tc>
          <w:tcPr>
            <w:tcW w:w="4410" w:type="dxa"/>
            <w:vAlign w:val="center"/>
          </w:tcPr>
          <w:p w14:paraId="387458A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A7"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A8" w14:textId="77777777" w:rsidR="00303E18" w:rsidRDefault="00665916">
            <w:pPr>
              <w:jc w:val="center"/>
              <w:rPr>
                <w:color w:val="000000"/>
                <w:sz w:val="20"/>
                <w:szCs w:val="20"/>
              </w:rPr>
            </w:pPr>
            <w:r>
              <w:rPr>
                <w:rFonts w:ascii="Calibri" w:hAnsi="Calibri"/>
                <w:color w:val="000000"/>
              </w:rPr>
              <w:t>451.931</w:t>
            </w:r>
          </w:p>
        </w:tc>
        <w:tc>
          <w:tcPr>
            <w:tcW w:w="1440" w:type="dxa"/>
            <w:shd w:val="clear" w:color="auto" w:fill="auto"/>
            <w:noWrap/>
            <w:vAlign w:val="bottom"/>
            <w:hideMark/>
          </w:tcPr>
          <w:p w14:paraId="387458A9" w14:textId="77777777" w:rsidR="00303E18" w:rsidRDefault="00665916">
            <w:pPr>
              <w:jc w:val="center"/>
              <w:rPr>
                <w:color w:val="000000"/>
                <w:sz w:val="20"/>
                <w:szCs w:val="20"/>
              </w:rPr>
            </w:pPr>
            <w:r>
              <w:rPr>
                <w:rFonts w:ascii="Calibri" w:hAnsi="Calibri"/>
                <w:color w:val="000000"/>
              </w:rPr>
              <w:t>506.92</w:t>
            </w:r>
          </w:p>
        </w:tc>
        <w:tc>
          <w:tcPr>
            <w:tcW w:w="990" w:type="dxa"/>
            <w:shd w:val="clear" w:color="auto" w:fill="B8CCE4" w:themeFill="accent1" w:themeFillTint="66"/>
            <w:noWrap/>
            <w:vAlign w:val="bottom"/>
            <w:hideMark/>
          </w:tcPr>
          <w:p w14:paraId="387458AA" w14:textId="77777777" w:rsidR="00303E18" w:rsidRDefault="00665916">
            <w:pPr>
              <w:jc w:val="center"/>
              <w:rPr>
                <w:color w:val="000000"/>
                <w:sz w:val="20"/>
                <w:szCs w:val="20"/>
              </w:rPr>
            </w:pPr>
            <w:r>
              <w:rPr>
                <w:rFonts w:ascii="Calibri" w:hAnsi="Calibri"/>
                <w:color w:val="000000"/>
              </w:rPr>
              <w:t>2.3</w:t>
            </w:r>
          </w:p>
        </w:tc>
        <w:tc>
          <w:tcPr>
            <w:tcW w:w="1404" w:type="dxa"/>
            <w:shd w:val="clear" w:color="auto" w:fill="B8CCE4" w:themeFill="accent1" w:themeFillTint="66"/>
            <w:noWrap/>
            <w:vAlign w:val="bottom"/>
            <w:hideMark/>
          </w:tcPr>
          <w:p w14:paraId="387458AB" w14:textId="77777777" w:rsidR="00303E18" w:rsidRDefault="00665916">
            <w:pPr>
              <w:jc w:val="center"/>
              <w:rPr>
                <w:color w:val="000000"/>
                <w:sz w:val="20"/>
                <w:szCs w:val="20"/>
              </w:rPr>
            </w:pPr>
            <w:r>
              <w:rPr>
                <w:rFonts w:ascii="Calibri" w:hAnsi="Calibri"/>
                <w:color w:val="000000"/>
              </w:rPr>
              <w:t>479.07</w:t>
            </w:r>
          </w:p>
        </w:tc>
      </w:tr>
      <w:tr w:rsidR="00665916" w:rsidRPr="006C27F3" w14:paraId="387458B4" w14:textId="77777777" w:rsidTr="007C62B4">
        <w:trPr>
          <w:trHeight w:val="300"/>
        </w:trPr>
        <w:tc>
          <w:tcPr>
            <w:tcW w:w="3546" w:type="dxa"/>
            <w:shd w:val="clear" w:color="auto" w:fill="auto"/>
            <w:noWrap/>
            <w:vAlign w:val="center"/>
            <w:hideMark/>
          </w:tcPr>
          <w:p w14:paraId="387458A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SecondaryIncMid</w:t>
            </w:r>
            <w:proofErr w:type="spellEnd"/>
            <w:r>
              <w:rPr>
                <w:rFonts w:ascii="Calibri" w:hAnsi="Calibri"/>
                <w:color w:val="000000"/>
              </w:rPr>
              <w:t>--</w:t>
            </w:r>
            <w:proofErr w:type="spellStart"/>
            <w:r>
              <w:rPr>
                <w:rFonts w:ascii="Calibri" w:hAnsi="Calibri"/>
                <w:color w:val="000000"/>
              </w:rPr>
              <w:t>SecondarySeal</w:t>
            </w:r>
            <w:proofErr w:type="spellEnd"/>
          </w:p>
        </w:tc>
        <w:tc>
          <w:tcPr>
            <w:tcW w:w="4410" w:type="dxa"/>
            <w:vAlign w:val="center"/>
          </w:tcPr>
          <w:p w14:paraId="387458A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AF"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B0" w14:textId="77777777" w:rsidR="00303E18" w:rsidRDefault="00665916">
            <w:pPr>
              <w:jc w:val="center"/>
              <w:rPr>
                <w:color w:val="000000"/>
                <w:sz w:val="20"/>
                <w:szCs w:val="20"/>
              </w:rPr>
            </w:pPr>
            <w:r>
              <w:rPr>
                <w:rFonts w:ascii="Calibri" w:hAnsi="Calibri"/>
                <w:color w:val="000000"/>
              </w:rPr>
              <w:t>766.883</w:t>
            </w:r>
          </w:p>
        </w:tc>
        <w:tc>
          <w:tcPr>
            <w:tcW w:w="1440" w:type="dxa"/>
            <w:shd w:val="clear" w:color="auto" w:fill="auto"/>
            <w:noWrap/>
            <w:vAlign w:val="bottom"/>
            <w:hideMark/>
          </w:tcPr>
          <w:p w14:paraId="387458B1" w14:textId="77777777" w:rsidR="00303E18" w:rsidRDefault="00665916">
            <w:pPr>
              <w:jc w:val="center"/>
              <w:rPr>
                <w:color w:val="000000"/>
                <w:sz w:val="20"/>
                <w:szCs w:val="20"/>
              </w:rPr>
            </w:pPr>
            <w:r>
              <w:rPr>
                <w:rFonts w:ascii="Calibri" w:hAnsi="Calibri"/>
                <w:color w:val="000000"/>
              </w:rPr>
              <w:t>797.88</w:t>
            </w:r>
          </w:p>
        </w:tc>
        <w:tc>
          <w:tcPr>
            <w:tcW w:w="990" w:type="dxa"/>
            <w:shd w:val="clear" w:color="auto" w:fill="B8CCE4" w:themeFill="accent1" w:themeFillTint="66"/>
            <w:noWrap/>
            <w:vAlign w:val="bottom"/>
            <w:hideMark/>
          </w:tcPr>
          <w:p w14:paraId="387458B2" w14:textId="77777777" w:rsidR="00303E18" w:rsidRDefault="00665916">
            <w:pPr>
              <w:jc w:val="center"/>
              <w:rPr>
                <w:color w:val="000000"/>
                <w:sz w:val="20"/>
                <w:szCs w:val="20"/>
              </w:rPr>
            </w:pPr>
            <w:r>
              <w:rPr>
                <w:rFonts w:ascii="Calibri" w:hAnsi="Calibri"/>
                <w:color w:val="000000"/>
              </w:rPr>
              <w:t>3.64</w:t>
            </w:r>
          </w:p>
        </w:tc>
        <w:tc>
          <w:tcPr>
            <w:tcW w:w="1404" w:type="dxa"/>
            <w:shd w:val="clear" w:color="auto" w:fill="B8CCE4" w:themeFill="accent1" w:themeFillTint="66"/>
            <w:noWrap/>
            <w:vAlign w:val="bottom"/>
            <w:hideMark/>
          </w:tcPr>
          <w:p w14:paraId="387458B3" w14:textId="77777777" w:rsidR="00303E18" w:rsidRDefault="00665916">
            <w:pPr>
              <w:jc w:val="center"/>
              <w:rPr>
                <w:color w:val="000000"/>
                <w:sz w:val="20"/>
                <w:szCs w:val="20"/>
              </w:rPr>
            </w:pPr>
            <w:r>
              <w:rPr>
                <w:rFonts w:ascii="Calibri" w:hAnsi="Calibri"/>
                <w:color w:val="000000"/>
              </w:rPr>
              <w:t>778.06</w:t>
            </w:r>
          </w:p>
        </w:tc>
      </w:tr>
      <w:tr w:rsidR="00665916" w:rsidRPr="006C27F3" w14:paraId="387458BC" w14:textId="77777777" w:rsidTr="007C62B4">
        <w:trPr>
          <w:trHeight w:val="300"/>
        </w:trPr>
        <w:tc>
          <w:tcPr>
            <w:tcW w:w="3546" w:type="dxa"/>
            <w:shd w:val="clear" w:color="auto" w:fill="auto"/>
            <w:noWrap/>
            <w:vAlign w:val="center"/>
            <w:hideMark/>
          </w:tcPr>
          <w:p w14:paraId="387458B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SecondaryIncOtr</w:t>
            </w:r>
            <w:proofErr w:type="spellEnd"/>
            <w:r>
              <w:rPr>
                <w:rFonts w:ascii="Calibri" w:hAnsi="Calibri"/>
                <w:color w:val="000000"/>
              </w:rPr>
              <w:t>--</w:t>
            </w:r>
            <w:proofErr w:type="spellStart"/>
            <w:r>
              <w:rPr>
                <w:rFonts w:ascii="Calibri" w:hAnsi="Calibri"/>
                <w:color w:val="000000"/>
              </w:rPr>
              <w:t>SecondaryIncOtr</w:t>
            </w:r>
            <w:proofErr w:type="spellEnd"/>
          </w:p>
        </w:tc>
        <w:tc>
          <w:tcPr>
            <w:tcW w:w="4410" w:type="dxa"/>
            <w:vAlign w:val="center"/>
          </w:tcPr>
          <w:p w14:paraId="387458B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B7"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B8" w14:textId="77777777" w:rsidR="00303E18" w:rsidRDefault="00665916">
            <w:pPr>
              <w:jc w:val="center"/>
              <w:rPr>
                <w:color w:val="000000"/>
                <w:sz w:val="20"/>
                <w:szCs w:val="20"/>
              </w:rPr>
            </w:pPr>
            <w:r>
              <w:rPr>
                <w:rFonts w:ascii="Calibri" w:hAnsi="Calibri"/>
                <w:color w:val="000000"/>
              </w:rPr>
              <w:t>0</w:t>
            </w:r>
          </w:p>
        </w:tc>
        <w:tc>
          <w:tcPr>
            <w:tcW w:w="1440" w:type="dxa"/>
            <w:shd w:val="clear" w:color="auto" w:fill="auto"/>
            <w:noWrap/>
            <w:vAlign w:val="bottom"/>
            <w:hideMark/>
          </w:tcPr>
          <w:p w14:paraId="387458B9" w14:textId="77777777" w:rsidR="00303E18" w:rsidRDefault="00665916">
            <w:pPr>
              <w:jc w:val="center"/>
              <w:rPr>
                <w:color w:val="000000"/>
                <w:sz w:val="20"/>
                <w:szCs w:val="20"/>
              </w:rPr>
            </w:pPr>
            <w:r>
              <w:rPr>
                <w:rFonts w:ascii="Calibri" w:hAnsi="Calibri"/>
                <w:color w:val="000000"/>
              </w:rPr>
              <w:t>40.99</w:t>
            </w:r>
          </w:p>
        </w:tc>
        <w:tc>
          <w:tcPr>
            <w:tcW w:w="990" w:type="dxa"/>
            <w:shd w:val="clear" w:color="auto" w:fill="B8CCE4" w:themeFill="accent1" w:themeFillTint="66"/>
            <w:noWrap/>
            <w:vAlign w:val="bottom"/>
            <w:hideMark/>
          </w:tcPr>
          <w:p w14:paraId="387458BA" w14:textId="77777777" w:rsidR="00303E18" w:rsidRDefault="00665916">
            <w:pPr>
              <w:jc w:val="center"/>
              <w:rPr>
                <w:color w:val="000000"/>
                <w:sz w:val="20"/>
                <w:szCs w:val="20"/>
              </w:rPr>
            </w:pPr>
            <w:r>
              <w:rPr>
                <w:rFonts w:ascii="Calibri" w:hAnsi="Calibri"/>
                <w:color w:val="000000"/>
              </w:rPr>
              <w:t>1.95</w:t>
            </w:r>
          </w:p>
        </w:tc>
        <w:tc>
          <w:tcPr>
            <w:tcW w:w="1404" w:type="dxa"/>
            <w:shd w:val="clear" w:color="auto" w:fill="B8CCE4" w:themeFill="accent1" w:themeFillTint="66"/>
            <w:noWrap/>
            <w:vAlign w:val="bottom"/>
            <w:hideMark/>
          </w:tcPr>
          <w:p w14:paraId="387458BB" w14:textId="77777777" w:rsidR="00303E18" w:rsidRDefault="00665916">
            <w:pPr>
              <w:jc w:val="center"/>
              <w:rPr>
                <w:color w:val="000000"/>
                <w:sz w:val="20"/>
                <w:szCs w:val="20"/>
              </w:rPr>
            </w:pPr>
            <w:r>
              <w:rPr>
                <w:rFonts w:ascii="Calibri" w:hAnsi="Calibri"/>
                <w:color w:val="000000"/>
              </w:rPr>
              <w:t>10.8</w:t>
            </w:r>
          </w:p>
        </w:tc>
      </w:tr>
      <w:tr w:rsidR="00665916" w:rsidRPr="006C27F3" w14:paraId="387458C4" w14:textId="77777777" w:rsidTr="007C62B4">
        <w:trPr>
          <w:trHeight w:val="300"/>
        </w:trPr>
        <w:tc>
          <w:tcPr>
            <w:tcW w:w="3546" w:type="dxa"/>
            <w:shd w:val="clear" w:color="auto" w:fill="auto"/>
            <w:noWrap/>
            <w:vAlign w:val="center"/>
            <w:hideMark/>
          </w:tcPr>
          <w:p w14:paraId="387458B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SecondaryIncOtr</w:t>
            </w:r>
            <w:proofErr w:type="spellEnd"/>
            <w:r>
              <w:rPr>
                <w:rFonts w:ascii="Calibri" w:hAnsi="Calibri"/>
                <w:color w:val="000000"/>
              </w:rPr>
              <w:t>--SecondarySaHa1</w:t>
            </w:r>
          </w:p>
        </w:tc>
        <w:tc>
          <w:tcPr>
            <w:tcW w:w="4410" w:type="dxa"/>
            <w:vAlign w:val="center"/>
          </w:tcPr>
          <w:p w14:paraId="387458B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BF"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C0" w14:textId="77777777" w:rsidR="00303E18" w:rsidRDefault="00665916">
            <w:pPr>
              <w:jc w:val="center"/>
              <w:rPr>
                <w:color w:val="000000"/>
                <w:sz w:val="20"/>
                <w:szCs w:val="20"/>
              </w:rPr>
            </w:pPr>
            <w:r>
              <w:rPr>
                <w:rFonts w:ascii="Calibri" w:hAnsi="Calibri"/>
                <w:color w:val="000000"/>
              </w:rPr>
              <w:t>903.861</w:t>
            </w:r>
          </w:p>
        </w:tc>
        <w:tc>
          <w:tcPr>
            <w:tcW w:w="1440" w:type="dxa"/>
            <w:shd w:val="clear" w:color="auto" w:fill="auto"/>
            <w:noWrap/>
            <w:vAlign w:val="bottom"/>
            <w:hideMark/>
          </w:tcPr>
          <w:p w14:paraId="387458C1" w14:textId="77777777" w:rsidR="00303E18" w:rsidRDefault="00665916">
            <w:pPr>
              <w:jc w:val="center"/>
              <w:rPr>
                <w:color w:val="000000"/>
                <w:sz w:val="20"/>
                <w:szCs w:val="20"/>
              </w:rPr>
            </w:pPr>
            <w:r>
              <w:rPr>
                <w:rFonts w:ascii="Calibri" w:hAnsi="Calibri"/>
                <w:color w:val="000000"/>
              </w:rPr>
              <w:t>945.86</w:t>
            </w:r>
          </w:p>
        </w:tc>
        <w:tc>
          <w:tcPr>
            <w:tcW w:w="990" w:type="dxa"/>
            <w:shd w:val="clear" w:color="auto" w:fill="B8CCE4" w:themeFill="accent1" w:themeFillTint="66"/>
            <w:noWrap/>
            <w:vAlign w:val="bottom"/>
            <w:hideMark/>
          </w:tcPr>
          <w:p w14:paraId="387458C2" w14:textId="77777777" w:rsidR="00303E18" w:rsidRDefault="00665916">
            <w:pPr>
              <w:jc w:val="center"/>
              <w:rPr>
                <w:color w:val="000000"/>
                <w:sz w:val="20"/>
                <w:szCs w:val="20"/>
              </w:rPr>
            </w:pPr>
            <w:r>
              <w:rPr>
                <w:rFonts w:ascii="Calibri" w:hAnsi="Calibri"/>
                <w:color w:val="000000"/>
              </w:rPr>
              <w:t>1.87</w:t>
            </w:r>
          </w:p>
        </w:tc>
        <w:tc>
          <w:tcPr>
            <w:tcW w:w="1404" w:type="dxa"/>
            <w:shd w:val="clear" w:color="auto" w:fill="B8CCE4" w:themeFill="accent1" w:themeFillTint="66"/>
            <w:noWrap/>
            <w:vAlign w:val="bottom"/>
            <w:hideMark/>
          </w:tcPr>
          <w:p w14:paraId="387458C3" w14:textId="77777777" w:rsidR="00303E18" w:rsidRDefault="00665916">
            <w:pPr>
              <w:jc w:val="center"/>
              <w:rPr>
                <w:color w:val="000000"/>
                <w:sz w:val="20"/>
                <w:szCs w:val="20"/>
              </w:rPr>
            </w:pPr>
            <w:r>
              <w:rPr>
                <w:rFonts w:ascii="Calibri" w:hAnsi="Calibri"/>
                <w:color w:val="000000"/>
              </w:rPr>
              <w:t>925.57</w:t>
            </w:r>
          </w:p>
        </w:tc>
      </w:tr>
      <w:tr w:rsidR="00665916" w:rsidRPr="006C27F3" w14:paraId="387458CC" w14:textId="77777777" w:rsidTr="007C62B4">
        <w:trPr>
          <w:trHeight w:val="300"/>
        </w:trPr>
        <w:tc>
          <w:tcPr>
            <w:tcW w:w="3546" w:type="dxa"/>
            <w:shd w:val="clear" w:color="auto" w:fill="auto"/>
            <w:noWrap/>
            <w:vAlign w:val="center"/>
            <w:hideMark/>
          </w:tcPr>
          <w:p w14:paraId="387458C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SecondaryIncOtr</w:t>
            </w:r>
            <w:proofErr w:type="spellEnd"/>
            <w:r>
              <w:rPr>
                <w:rFonts w:ascii="Calibri" w:hAnsi="Calibri"/>
                <w:color w:val="000000"/>
              </w:rPr>
              <w:t>--SecondarySaHa3</w:t>
            </w:r>
          </w:p>
        </w:tc>
        <w:tc>
          <w:tcPr>
            <w:tcW w:w="4410" w:type="dxa"/>
            <w:vAlign w:val="center"/>
          </w:tcPr>
          <w:p w14:paraId="387458C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C7"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C8" w14:textId="77777777" w:rsidR="00303E18" w:rsidRDefault="00665916">
            <w:pPr>
              <w:jc w:val="center"/>
              <w:rPr>
                <w:color w:val="000000"/>
                <w:sz w:val="20"/>
                <w:szCs w:val="20"/>
              </w:rPr>
            </w:pPr>
            <w:r>
              <w:rPr>
                <w:rFonts w:ascii="Calibri" w:hAnsi="Calibri"/>
                <w:color w:val="000000"/>
              </w:rPr>
              <w:t>917.859</w:t>
            </w:r>
          </w:p>
        </w:tc>
        <w:tc>
          <w:tcPr>
            <w:tcW w:w="1440" w:type="dxa"/>
            <w:shd w:val="clear" w:color="auto" w:fill="auto"/>
            <w:noWrap/>
            <w:vAlign w:val="bottom"/>
            <w:hideMark/>
          </w:tcPr>
          <w:p w14:paraId="387458C9" w14:textId="77777777" w:rsidR="00303E18" w:rsidRDefault="00665916">
            <w:pPr>
              <w:jc w:val="center"/>
              <w:rPr>
                <w:color w:val="000000"/>
                <w:sz w:val="20"/>
                <w:szCs w:val="20"/>
              </w:rPr>
            </w:pPr>
            <w:r>
              <w:rPr>
                <w:rFonts w:ascii="Calibri" w:hAnsi="Calibri"/>
                <w:color w:val="000000"/>
              </w:rPr>
              <w:t>958.85</w:t>
            </w:r>
          </w:p>
        </w:tc>
        <w:tc>
          <w:tcPr>
            <w:tcW w:w="990" w:type="dxa"/>
            <w:shd w:val="clear" w:color="auto" w:fill="B8CCE4" w:themeFill="accent1" w:themeFillTint="66"/>
            <w:noWrap/>
            <w:vAlign w:val="bottom"/>
            <w:hideMark/>
          </w:tcPr>
          <w:p w14:paraId="387458CA" w14:textId="77777777" w:rsidR="00303E18" w:rsidRDefault="00665916">
            <w:pPr>
              <w:jc w:val="center"/>
              <w:rPr>
                <w:color w:val="000000"/>
                <w:sz w:val="20"/>
                <w:szCs w:val="20"/>
              </w:rPr>
            </w:pPr>
            <w:r>
              <w:rPr>
                <w:rFonts w:ascii="Calibri" w:hAnsi="Calibri"/>
                <w:color w:val="000000"/>
              </w:rPr>
              <w:t>2.03</w:t>
            </w:r>
          </w:p>
        </w:tc>
        <w:tc>
          <w:tcPr>
            <w:tcW w:w="1404" w:type="dxa"/>
            <w:shd w:val="clear" w:color="auto" w:fill="B8CCE4" w:themeFill="accent1" w:themeFillTint="66"/>
            <w:noWrap/>
            <w:vAlign w:val="bottom"/>
            <w:hideMark/>
          </w:tcPr>
          <w:p w14:paraId="387458CB" w14:textId="77777777" w:rsidR="00303E18" w:rsidRDefault="00665916">
            <w:pPr>
              <w:jc w:val="center"/>
              <w:rPr>
                <w:color w:val="000000"/>
                <w:sz w:val="20"/>
                <w:szCs w:val="20"/>
              </w:rPr>
            </w:pPr>
            <w:r>
              <w:rPr>
                <w:rFonts w:ascii="Calibri" w:hAnsi="Calibri"/>
                <w:color w:val="000000"/>
              </w:rPr>
              <w:t>937.88</w:t>
            </w:r>
          </w:p>
        </w:tc>
      </w:tr>
      <w:tr w:rsidR="00665916" w:rsidRPr="006C27F3" w14:paraId="387458D4" w14:textId="77777777" w:rsidTr="007C62B4">
        <w:trPr>
          <w:trHeight w:val="300"/>
        </w:trPr>
        <w:tc>
          <w:tcPr>
            <w:tcW w:w="3546" w:type="dxa"/>
            <w:shd w:val="clear" w:color="auto" w:fill="auto"/>
            <w:noWrap/>
            <w:vAlign w:val="center"/>
            <w:hideMark/>
          </w:tcPr>
          <w:p w14:paraId="387458C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SecondaryIncOtr</w:t>
            </w:r>
            <w:proofErr w:type="spellEnd"/>
            <w:r>
              <w:rPr>
                <w:rFonts w:ascii="Calibri" w:hAnsi="Calibri"/>
                <w:color w:val="000000"/>
              </w:rPr>
              <w:t>--</w:t>
            </w:r>
            <w:proofErr w:type="spellStart"/>
            <w:r>
              <w:rPr>
                <w:rFonts w:ascii="Calibri" w:hAnsi="Calibri"/>
                <w:color w:val="000000"/>
              </w:rPr>
              <w:t>SecondarySeal</w:t>
            </w:r>
            <w:proofErr w:type="spellEnd"/>
          </w:p>
        </w:tc>
        <w:tc>
          <w:tcPr>
            <w:tcW w:w="4410" w:type="dxa"/>
            <w:vAlign w:val="center"/>
          </w:tcPr>
          <w:p w14:paraId="387458C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CF"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D0" w14:textId="77777777" w:rsidR="00303E18" w:rsidRDefault="00665916">
            <w:pPr>
              <w:jc w:val="center"/>
              <w:rPr>
                <w:color w:val="000000"/>
                <w:sz w:val="20"/>
                <w:szCs w:val="20"/>
              </w:rPr>
            </w:pPr>
            <w:r>
              <w:rPr>
                <w:rFonts w:ascii="Calibri" w:hAnsi="Calibri"/>
                <w:color w:val="000000"/>
              </w:rPr>
              <w:t>755.884</w:t>
            </w:r>
          </w:p>
        </w:tc>
        <w:tc>
          <w:tcPr>
            <w:tcW w:w="1440" w:type="dxa"/>
            <w:shd w:val="clear" w:color="auto" w:fill="auto"/>
            <w:noWrap/>
            <w:vAlign w:val="bottom"/>
            <w:hideMark/>
          </w:tcPr>
          <w:p w14:paraId="387458D1" w14:textId="77777777" w:rsidR="00303E18" w:rsidRDefault="00665916">
            <w:pPr>
              <w:jc w:val="center"/>
              <w:rPr>
                <w:color w:val="000000"/>
                <w:sz w:val="20"/>
                <w:szCs w:val="20"/>
              </w:rPr>
            </w:pPr>
            <w:r>
              <w:rPr>
                <w:rFonts w:ascii="Calibri" w:hAnsi="Calibri"/>
                <w:color w:val="000000"/>
              </w:rPr>
              <w:t>818.88</w:t>
            </w:r>
          </w:p>
        </w:tc>
        <w:tc>
          <w:tcPr>
            <w:tcW w:w="990" w:type="dxa"/>
            <w:shd w:val="clear" w:color="auto" w:fill="B8CCE4" w:themeFill="accent1" w:themeFillTint="66"/>
            <w:noWrap/>
            <w:vAlign w:val="bottom"/>
            <w:hideMark/>
          </w:tcPr>
          <w:p w14:paraId="387458D2" w14:textId="77777777" w:rsidR="00303E18" w:rsidRDefault="00665916">
            <w:pPr>
              <w:jc w:val="center"/>
              <w:rPr>
                <w:color w:val="000000"/>
                <w:sz w:val="20"/>
                <w:szCs w:val="20"/>
              </w:rPr>
            </w:pPr>
            <w:r>
              <w:rPr>
                <w:rFonts w:ascii="Calibri" w:hAnsi="Calibri"/>
                <w:color w:val="000000"/>
              </w:rPr>
              <w:t>3.6</w:t>
            </w:r>
          </w:p>
        </w:tc>
        <w:tc>
          <w:tcPr>
            <w:tcW w:w="1404" w:type="dxa"/>
            <w:shd w:val="clear" w:color="auto" w:fill="B8CCE4" w:themeFill="accent1" w:themeFillTint="66"/>
            <w:noWrap/>
            <w:vAlign w:val="bottom"/>
            <w:hideMark/>
          </w:tcPr>
          <w:p w14:paraId="387458D3" w14:textId="77777777" w:rsidR="00303E18" w:rsidRDefault="00665916">
            <w:pPr>
              <w:jc w:val="center"/>
              <w:rPr>
                <w:color w:val="000000"/>
                <w:sz w:val="20"/>
                <w:szCs w:val="20"/>
              </w:rPr>
            </w:pPr>
            <w:r>
              <w:rPr>
                <w:rFonts w:ascii="Calibri" w:hAnsi="Calibri"/>
                <w:color w:val="000000"/>
              </w:rPr>
              <w:t>784.48</w:t>
            </w:r>
          </w:p>
        </w:tc>
      </w:tr>
      <w:tr w:rsidR="00665916" w:rsidRPr="006C27F3" w14:paraId="387458DC" w14:textId="77777777" w:rsidTr="007C62B4">
        <w:trPr>
          <w:trHeight w:val="300"/>
        </w:trPr>
        <w:tc>
          <w:tcPr>
            <w:tcW w:w="3546" w:type="dxa"/>
            <w:shd w:val="clear" w:color="auto" w:fill="auto"/>
            <w:noWrap/>
            <w:vAlign w:val="center"/>
            <w:hideMark/>
          </w:tcPr>
          <w:p w14:paraId="387458D5" w14:textId="77777777" w:rsidR="00303E18" w:rsidRDefault="00665916">
            <w:pPr>
              <w:spacing w:after="0" w:line="240" w:lineRule="auto"/>
              <w:rPr>
                <w:rFonts w:eastAsia="Times New Roman" w:cs="Times New Roman"/>
                <w:color w:val="000000"/>
                <w:sz w:val="20"/>
                <w:szCs w:val="20"/>
              </w:rPr>
            </w:pPr>
            <w:r>
              <w:rPr>
                <w:rFonts w:ascii="Calibri" w:hAnsi="Calibri"/>
                <w:color w:val="000000"/>
              </w:rPr>
              <w:t>SecondarySaHa0--</w:t>
            </w:r>
            <w:proofErr w:type="spellStart"/>
            <w:r>
              <w:rPr>
                <w:rFonts w:ascii="Calibri" w:hAnsi="Calibri"/>
                <w:color w:val="000000"/>
              </w:rPr>
              <w:t>SecondaryIncOtr</w:t>
            </w:r>
            <w:proofErr w:type="spellEnd"/>
          </w:p>
        </w:tc>
        <w:tc>
          <w:tcPr>
            <w:tcW w:w="4410" w:type="dxa"/>
            <w:vAlign w:val="center"/>
          </w:tcPr>
          <w:p w14:paraId="387458D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D7"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D8" w14:textId="77777777" w:rsidR="00303E18" w:rsidRDefault="00665916">
            <w:pPr>
              <w:jc w:val="center"/>
              <w:rPr>
                <w:color w:val="000000"/>
                <w:sz w:val="20"/>
                <w:szCs w:val="20"/>
              </w:rPr>
            </w:pPr>
            <w:r>
              <w:rPr>
                <w:rFonts w:ascii="Calibri" w:hAnsi="Calibri"/>
                <w:color w:val="000000"/>
              </w:rPr>
              <w:t>979.85</w:t>
            </w:r>
          </w:p>
        </w:tc>
        <w:tc>
          <w:tcPr>
            <w:tcW w:w="1440" w:type="dxa"/>
            <w:shd w:val="clear" w:color="auto" w:fill="auto"/>
            <w:noWrap/>
            <w:vAlign w:val="bottom"/>
            <w:hideMark/>
          </w:tcPr>
          <w:p w14:paraId="387458D9" w14:textId="77777777" w:rsidR="00303E18" w:rsidRDefault="00665916">
            <w:pPr>
              <w:jc w:val="center"/>
              <w:rPr>
                <w:color w:val="000000"/>
                <w:sz w:val="20"/>
                <w:szCs w:val="20"/>
              </w:rPr>
            </w:pPr>
            <w:r>
              <w:rPr>
                <w:rFonts w:ascii="Calibri" w:hAnsi="Calibri"/>
                <w:color w:val="000000"/>
              </w:rPr>
              <w:t>1029.84</w:t>
            </w:r>
          </w:p>
        </w:tc>
        <w:tc>
          <w:tcPr>
            <w:tcW w:w="990" w:type="dxa"/>
            <w:shd w:val="clear" w:color="auto" w:fill="B8CCE4" w:themeFill="accent1" w:themeFillTint="66"/>
            <w:noWrap/>
            <w:vAlign w:val="bottom"/>
            <w:hideMark/>
          </w:tcPr>
          <w:p w14:paraId="387458DA" w14:textId="77777777" w:rsidR="00303E18" w:rsidRDefault="00665916">
            <w:pPr>
              <w:jc w:val="center"/>
              <w:rPr>
                <w:color w:val="000000"/>
                <w:sz w:val="20"/>
                <w:szCs w:val="20"/>
              </w:rPr>
            </w:pPr>
            <w:r>
              <w:rPr>
                <w:rFonts w:ascii="Calibri" w:hAnsi="Calibri"/>
                <w:color w:val="000000"/>
              </w:rPr>
              <w:t>2.4</w:t>
            </w:r>
          </w:p>
        </w:tc>
        <w:tc>
          <w:tcPr>
            <w:tcW w:w="1404" w:type="dxa"/>
            <w:shd w:val="clear" w:color="auto" w:fill="B8CCE4" w:themeFill="accent1" w:themeFillTint="66"/>
            <w:noWrap/>
            <w:vAlign w:val="bottom"/>
            <w:hideMark/>
          </w:tcPr>
          <w:p w14:paraId="387458DB" w14:textId="77777777" w:rsidR="00303E18" w:rsidRDefault="00665916">
            <w:pPr>
              <w:jc w:val="center"/>
              <w:rPr>
                <w:color w:val="000000"/>
                <w:sz w:val="20"/>
                <w:szCs w:val="20"/>
              </w:rPr>
            </w:pPr>
            <w:r>
              <w:rPr>
                <w:rFonts w:ascii="Calibri" w:hAnsi="Calibri"/>
                <w:color w:val="000000"/>
              </w:rPr>
              <w:t>1008.45</w:t>
            </w:r>
          </w:p>
        </w:tc>
      </w:tr>
      <w:tr w:rsidR="00665916" w:rsidRPr="006C27F3" w14:paraId="387458E4" w14:textId="77777777" w:rsidTr="007C62B4">
        <w:trPr>
          <w:trHeight w:val="300"/>
        </w:trPr>
        <w:tc>
          <w:tcPr>
            <w:tcW w:w="3546" w:type="dxa"/>
            <w:shd w:val="clear" w:color="auto" w:fill="auto"/>
            <w:noWrap/>
            <w:vAlign w:val="center"/>
            <w:hideMark/>
          </w:tcPr>
          <w:p w14:paraId="387458DD" w14:textId="77777777" w:rsidR="00303E18" w:rsidRDefault="00665916">
            <w:pPr>
              <w:spacing w:after="0" w:line="240" w:lineRule="auto"/>
              <w:rPr>
                <w:rFonts w:eastAsia="Times New Roman" w:cs="Times New Roman"/>
                <w:color w:val="000000"/>
                <w:sz w:val="20"/>
                <w:szCs w:val="20"/>
              </w:rPr>
            </w:pPr>
            <w:r>
              <w:rPr>
                <w:rFonts w:ascii="Calibri" w:hAnsi="Calibri"/>
                <w:color w:val="000000"/>
              </w:rPr>
              <w:t>SecondarySaHa1--</w:t>
            </w:r>
            <w:proofErr w:type="spellStart"/>
            <w:r>
              <w:rPr>
                <w:rFonts w:ascii="Calibri" w:hAnsi="Calibri"/>
                <w:color w:val="000000"/>
              </w:rPr>
              <w:t>SecondaryIncOtr</w:t>
            </w:r>
            <w:proofErr w:type="spellEnd"/>
          </w:p>
        </w:tc>
        <w:tc>
          <w:tcPr>
            <w:tcW w:w="4410" w:type="dxa"/>
            <w:vAlign w:val="center"/>
          </w:tcPr>
          <w:p w14:paraId="387458D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DF"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E0" w14:textId="77777777" w:rsidR="00303E18" w:rsidRDefault="00665916">
            <w:pPr>
              <w:jc w:val="center"/>
              <w:rPr>
                <w:color w:val="000000"/>
                <w:sz w:val="20"/>
                <w:szCs w:val="20"/>
              </w:rPr>
            </w:pPr>
            <w:r>
              <w:rPr>
                <w:rFonts w:ascii="Calibri" w:hAnsi="Calibri"/>
                <w:color w:val="000000"/>
              </w:rPr>
              <w:t>960.852</w:t>
            </w:r>
          </w:p>
        </w:tc>
        <w:tc>
          <w:tcPr>
            <w:tcW w:w="1440" w:type="dxa"/>
            <w:shd w:val="clear" w:color="auto" w:fill="auto"/>
            <w:noWrap/>
            <w:vAlign w:val="bottom"/>
            <w:hideMark/>
          </w:tcPr>
          <w:p w14:paraId="387458E1" w14:textId="77777777" w:rsidR="00303E18" w:rsidRDefault="00665916">
            <w:pPr>
              <w:jc w:val="center"/>
              <w:rPr>
                <w:color w:val="000000"/>
                <w:sz w:val="20"/>
                <w:szCs w:val="20"/>
              </w:rPr>
            </w:pPr>
            <w:r>
              <w:rPr>
                <w:rFonts w:ascii="Calibri" w:hAnsi="Calibri"/>
                <w:color w:val="000000"/>
              </w:rPr>
              <w:t>1021.84</w:t>
            </w:r>
          </w:p>
        </w:tc>
        <w:tc>
          <w:tcPr>
            <w:tcW w:w="990" w:type="dxa"/>
            <w:shd w:val="clear" w:color="auto" w:fill="B8CCE4" w:themeFill="accent1" w:themeFillTint="66"/>
            <w:noWrap/>
            <w:vAlign w:val="bottom"/>
            <w:hideMark/>
          </w:tcPr>
          <w:p w14:paraId="387458E2" w14:textId="77777777" w:rsidR="00303E18" w:rsidRDefault="00665916">
            <w:pPr>
              <w:jc w:val="center"/>
              <w:rPr>
                <w:color w:val="000000"/>
                <w:sz w:val="20"/>
                <w:szCs w:val="20"/>
              </w:rPr>
            </w:pPr>
            <w:r>
              <w:rPr>
                <w:rFonts w:ascii="Calibri" w:hAnsi="Calibri"/>
                <w:color w:val="000000"/>
              </w:rPr>
              <w:t>2.26</w:t>
            </w:r>
          </w:p>
        </w:tc>
        <w:tc>
          <w:tcPr>
            <w:tcW w:w="1404" w:type="dxa"/>
            <w:shd w:val="clear" w:color="auto" w:fill="B8CCE4" w:themeFill="accent1" w:themeFillTint="66"/>
            <w:noWrap/>
            <w:vAlign w:val="bottom"/>
            <w:hideMark/>
          </w:tcPr>
          <w:p w14:paraId="387458E3" w14:textId="77777777" w:rsidR="00303E18" w:rsidRDefault="00665916">
            <w:pPr>
              <w:jc w:val="center"/>
              <w:rPr>
                <w:color w:val="000000"/>
                <w:sz w:val="20"/>
                <w:szCs w:val="20"/>
              </w:rPr>
            </w:pPr>
            <w:r>
              <w:rPr>
                <w:rFonts w:ascii="Calibri" w:hAnsi="Calibri"/>
                <w:color w:val="000000"/>
              </w:rPr>
              <w:t>984.91</w:t>
            </w:r>
          </w:p>
        </w:tc>
      </w:tr>
      <w:tr w:rsidR="00665916" w:rsidRPr="006C27F3" w14:paraId="387458EC" w14:textId="77777777" w:rsidTr="007C62B4">
        <w:trPr>
          <w:trHeight w:val="300"/>
        </w:trPr>
        <w:tc>
          <w:tcPr>
            <w:tcW w:w="3546" w:type="dxa"/>
            <w:shd w:val="clear" w:color="auto" w:fill="auto"/>
            <w:noWrap/>
            <w:vAlign w:val="center"/>
            <w:hideMark/>
          </w:tcPr>
          <w:p w14:paraId="387458E5" w14:textId="77777777" w:rsidR="00303E18" w:rsidRDefault="00665916">
            <w:pPr>
              <w:spacing w:after="0" w:line="240" w:lineRule="auto"/>
              <w:rPr>
                <w:rFonts w:eastAsia="Times New Roman" w:cs="Times New Roman"/>
                <w:color w:val="000000"/>
                <w:sz w:val="20"/>
                <w:szCs w:val="20"/>
              </w:rPr>
            </w:pPr>
            <w:r>
              <w:rPr>
                <w:rFonts w:ascii="Calibri" w:hAnsi="Calibri"/>
                <w:color w:val="000000"/>
              </w:rPr>
              <w:t>SecondarySaHa2--</w:t>
            </w:r>
            <w:proofErr w:type="spellStart"/>
            <w:r>
              <w:rPr>
                <w:rFonts w:ascii="Calibri" w:hAnsi="Calibri"/>
                <w:color w:val="000000"/>
              </w:rPr>
              <w:t>SecondaryIncOtr</w:t>
            </w:r>
            <w:proofErr w:type="spellEnd"/>
          </w:p>
        </w:tc>
        <w:tc>
          <w:tcPr>
            <w:tcW w:w="4410" w:type="dxa"/>
            <w:vAlign w:val="center"/>
          </w:tcPr>
          <w:p w14:paraId="387458E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E7"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8E8" w14:textId="77777777" w:rsidR="00303E18" w:rsidRDefault="00665916">
            <w:pPr>
              <w:jc w:val="center"/>
              <w:rPr>
                <w:color w:val="000000"/>
                <w:sz w:val="20"/>
                <w:szCs w:val="20"/>
              </w:rPr>
            </w:pPr>
            <w:r>
              <w:rPr>
                <w:rFonts w:ascii="Calibri" w:hAnsi="Calibri"/>
                <w:color w:val="000000"/>
              </w:rPr>
              <w:t>757.884</w:t>
            </w:r>
          </w:p>
        </w:tc>
        <w:tc>
          <w:tcPr>
            <w:tcW w:w="1440" w:type="dxa"/>
            <w:shd w:val="clear" w:color="auto" w:fill="auto"/>
            <w:noWrap/>
            <w:vAlign w:val="bottom"/>
            <w:hideMark/>
          </w:tcPr>
          <w:p w14:paraId="387458E9" w14:textId="77777777" w:rsidR="00303E18" w:rsidRDefault="00665916">
            <w:pPr>
              <w:jc w:val="center"/>
              <w:rPr>
                <w:color w:val="000000"/>
                <w:sz w:val="20"/>
                <w:szCs w:val="20"/>
              </w:rPr>
            </w:pPr>
            <w:r>
              <w:rPr>
                <w:rFonts w:ascii="Calibri" w:hAnsi="Calibri"/>
                <w:color w:val="000000"/>
              </w:rPr>
              <w:t>807.88</w:t>
            </w:r>
          </w:p>
        </w:tc>
        <w:tc>
          <w:tcPr>
            <w:tcW w:w="990" w:type="dxa"/>
            <w:shd w:val="clear" w:color="auto" w:fill="B8CCE4" w:themeFill="accent1" w:themeFillTint="66"/>
            <w:noWrap/>
            <w:vAlign w:val="bottom"/>
            <w:hideMark/>
          </w:tcPr>
          <w:p w14:paraId="387458EA" w14:textId="77777777" w:rsidR="00303E18" w:rsidRDefault="00665916">
            <w:pPr>
              <w:jc w:val="center"/>
              <w:rPr>
                <w:color w:val="000000"/>
                <w:sz w:val="20"/>
                <w:szCs w:val="20"/>
              </w:rPr>
            </w:pPr>
            <w:r>
              <w:rPr>
                <w:rFonts w:ascii="Calibri" w:hAnsi="Calibri"/>
                <w:color w:val="000000"/>
              </w:rPr>
              <w:t>2</w:t>
            </w:r>
          </w:p>
        </w:tc>
        <w:tc>
          <w:tcPr>
            <w:tcW w:w="1404" w:type="dxa"/>
            <w:shd w:val="clear" w:color="auto" w:fill="B8CCE4" w:themeFill="accent1" w:themeFillTint="66"/>
            <w:noWrap/>
            <w:vAlign w:val="bottom"/>
            <w:hideMark/>
          </w:tcPr>
          <w:p w14:paraId="387458EB" w14:textId="77777777" w:rsidR="00303E18" w:rsidRDefault="00665916">
            <w:pPr>
              <w:jc w:val="center"/>
              <w:rPr>
                <w:color w:val="000000"/>
                <w:sz w:val="20"/>
                <w:szCs w:val="20"/>
              </w:rPr>
            </w:pPr>
            <w:r>
              <w:rPr>
                <w:rFonts w:ascii="Calibri" w:hAnsi="Calibri"/>
                <w:color w:val="000000"/>
              </w:rPr>
              <w:t>786.54</w:t>
            </w:r>
          </w:p>
        </w:tc>
      </w:tr>
      <w:tr w:rsidR="00665916" w:rsidRPr="006C27F3" w14:paraId="387458F4" w14:textId="77777777" w:rsidTr="007C62B4">
        <w:trPr>
          <w:trHeight w:val="300"/>
        </w:trPr>
        <w:tc>
          <w:tcPr>
            <w:tcW w:w="3546" w:type="dxa"/>
            <w:shd w:val="clear" w:color="auto" w:fill="auto"/>
            <w:noWrap/>
            <w:vAlign w:val="center"/>
            <w:hideMark/>
          </w:tcPr>
          <w:p w14:paraId="387458E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SecondarySeal</w:t>
            </w:r>
            <w:proofErr w:type="spellEnd"/>
            <w:r>
              <w:rPr>
                <w:rFonts w:ascii="Calibri" w:hAnsi="Calibri"/>
                <w:color w:val="000000"/>
              </w:rPr>
              <w:t>--</w:t>
            </w:r>
            <w:proofErr w:type="spellStart"/>
            <w:r>
              <w:rPr>
                <w:rFonts w:ascii="Calibri" w:hAnsi="Calibri"/>
                <w:color w:val="000000"/>
              </w:rPr>
              <w:t>SecondarySealQtip</w:t>
            </w:r>
            <w:proofErr w:type="spellEnd"/>
          </w:p>
        </w:tc>
        <w:tc>
          <w:tcPr>
            <w:tcW w:w="4410" w:type="dxa"/>
            <w:vAlign w:val="center"/>
          </w:tcPr>
          <w:p w14:paraId="387458EE" w14:textId="77777777" w:rsidR="00B92FBD" w:rsidRDefault="00665916">
            <w:pPr>
              <w:jc w:val="center"/>
              <w:rPr>
                <w:rFonts w:eastAsia="Times New Roman" w:cs="Lucida Console"/>
                <w:sz w:val="20"/>
                <w:szCs w:val="20"/>
              </w:rP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EF" w14:textId="77777777" w:rsidR="00303E18" w:rsidRDefault="00665916">
            <w:pPr>
              <w:jc w:val="center"/>
              <w:rPr>
                <w:color w:val="000000"/>
                <w:sz w:val="20"/>
                <w:szCs w:val="20"/>
              </w:rPr>
            </w:pPr>
            <w:r>
              <w:rPr>
                <w:rFonts w:ascii="Calibri" w:hAnsi="Calibri"/>
                <w:color w:val="000000"/>
              </w:rPr>
              <w:t>3000</w:t>
            </w:r>
          </w:p>
        </w:tc>
        <w:tc>
          <w:tcPr>
            <w:tcW w:w="1260" w:type="dxa"/>
            <w:shd w:val="clear" w:color="auto" w:fill="auto"/>
            <w:noWrap/>
            <w:vAlign w:val="bottom"/>
            <w:hideMark/>
          </w:tcPr>
          <w:p w14:paraId="387458F0" w14:textId="77777777" w:rsidR="00303E18" w:rsidRDefault="00665916">
            <w:pPr>
              <w:jc w:val="center"/>
              <w:rPr>
                <w:color w:val="000000"/>
                <w:sz w:val="20"/>
                <w:szCs w:val="20"/>
              </w:rPr>
            </w:pPr>
            <w:r>
              <w:rPr>
                <w:rFonts w:ascii="Calibri" w:hAnsi="Calibri"/>
                <w:color w:val="000000"/>
              </w:rPr>
              <w:t>167.974</w:t>
            </w:r>
          </w:p>
        </w:tc>
        <w:tc>
          <w:tcPr>
            <w:tcW w:w="1440" w:type="dxa"/>
            <w:shd w:val="clear" w:color="auto" w:fill="auto"/>
            <w:noWrap/>
            <w:vAlign w:val="bottom"/>
            <w:hideMark/>
          </w:tcPr>
          <w:p w14:paraId="387458F1" w14:textId="77777777" w:rsidR="00303E18" w:rsidRDefault="00665916">
            <w:pPr>
              <w:jc w:val="center"/>
              <w:rPr>
                <w:color w:val="000000"/>
                <w:sz w:val="20"/>
                <w:szCs w:val="20"/>
              </w:rPr>
            </w:pPr>
            <w:r>
              <w:rPr>
                <w:rFonts w:ascii="Calibri" w:hAnsi="Calibri"/>
                <w:color w:val="000000"/>
              </w:rPr>
              <w:t>235.96</w:t>
            </w:r>
          </w:p>
        </w:tc>
        <w:tc>
          <w:tcPr>
            <w:tcW w:w="990" w:type="dxa"/>
            <w:shd w:val="clear" w:color="auto" w:fill="B8CCE4" w:themeFill="accent1" w:themeFillTint="66"/>
            <w:noWrap/>
            <w:vAlign w:val="bottom"/>
            <w:hideMark/>
          </w:tcPr>
          <w:p w14:paraId="387458F2" w14:textId="77777777" w:rsidR="00303E18" w:rsidRDefault="00665916">
            <w:pPr>
              <w:jc w:val="center"/>
              <w:rPr>
                <w:color w:val="000000"/>
                <w:sz w:val="20"/>
                <w:szCs w:val="20"/>
              </w:rPr>
            </w:pPr>
            <w:r>
              <w:rPr>
                <w:rFonts w:ascii="Calibri" w:hAnsi="Calibri"/>
                <w:color w:val="000000"/>
              </w:rPr>
              <w:t>2.6</w:t>
            </w:r>
          </w:p>
        </w:tc>
        <w:tc>
          <w:tcPr>
            <w:tcW w:w="1404" w:type="dxa"/>
            <w:shd w:val="clear" w:color="auto" w:fill="B8CCE4" w:themeFill="accent1" w:themeFillTint="66"/>
            <w:noWrap/>
            <w:vAlign w:val="bottom"/>
            <w:hideMark/>
          </w:tcPr>
          <w:p w14:paraId="387458F3" w14:textId="77777777" w:rsidR="00303E18" w:rsidRDefault="00665916">
            <w:pPr>
              <w:jc w:val="center"/>
              <w:rPr>
                <w:color w:val="000000"/>
                <w:sz w:val="20"/>
                <w:szCs w:val="20"/>
              </w:rPr>
            </w:pPr>
            <w:r>
              <w:rPr>
                <w:rFonts w:ascii="Calibri" w:hAnsi="Calibri"/>
                <w:color w:val="000000"/>
              </w:rPr>
              <w:t>197.5</w:t>
            </w:r>
          </w:p>
        </w:tc>
      </w:tr>
      <w:tr w:rsidR="00665916" w:rsidRPr="006C27F3" w14:paraId="387458FC" w14:textId="77777777" w:rsidTr="007C62B4">
        <w:trPr>
          <w:trHeight w:val="300"/>
        </w:trPr>
        <w:tc>
          <w:tcPr>
            <w:tcW w:w="3546" w:type="dxa"/>
            <w:shd w:val="clear" w:color="auto" w:fill="auto"/>
            <w:noWrap/>
            <w:vAlign w:val="center"/>
            <w:hideMark/>
          </w:tcPr>
          <w:p w14:paraId="387458F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SecondarySealQtip</w:t>
            </w:r>
            <w:proofErr w:type="spellEnd"/>
            <w:r>
              <w:rPr>
                <w:rFonts w:ascii="Calibri" w:hAnsi="Calibri"/>
                <w:color w:val="000000"/>
              </w:rPr>
              <w:t>--</w:t>
            </w:r>
            <w:proofErr w:type="spellStart"/>
            <w:r>
              <w:rPr>
                <w:rFonts w:ascii="Calibri" w:hAnsi="Calibri"/>
                <w:color w:val="000000"/>
              </w:rPr>
              <w:t>SecondaryDump</w:t>
            </w:r>
            <w:proofErr w:type="spellEnd"/>
          </w:p>
        </w:tc>
        <w:tc>
          <w:tcPr>
            <w:tcW w:w="4410" w:type="dxa"/>
            <w:vAlign w:val="center"/>
          </w:tcPr>
          <w:p w14:paraId="387458F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F7" w14:textId="77777777" w:rsidR="00303E18" w:rsidRDefault="00665916">
            <w:pPr>
              <w:jc w:val="center"/>
              <w:rPr>
                <w:color w:val="000000"/>
                <w:sz w:val="20"/>
                <w:szCs w:val="20"/>
              </w:rPr>
            </w:pPr>
            <w:r>
              <w:rPr>
                <w:rFonts w:ascii="Calibri" w:hAnsi="Calibri"/>
                <w:color w:val="000000"/>
              </w:rPr>
              <w:t>3000</w:t>
            </w:r>
          </w:p>
        </w:tc>
        <w:tc>
          <w:tcPr>
            <w:tcW w:w="1260" w:type="dxa"/>
            <w:shd w:val="clear" w:color="auto" w:fill="auto"/>
            <w:noWrap/>
            <w:vAlign w:val="bottom"/>
            <w:hideMark/>
          </w:tcPr>
          <w:p w14:paraId="387458F8" w14:textId="77777777" w:rsidR="00303E18" w:rsidRDefault="00665916">
            <w:pPr>
              <w:jc w:val="center"/>
              <w:rPr>
                <w:color w:val="000000"/>
                <w:sz w:val="20"/>
                <w:szCs w:val="20"/>
              </w:rPr>
            </w:pPr>
            <w:r>
              <w:rPr>
                <w:rFonts w:ascii="Calibri" w:hAnsi="Calibri"/>
                <w:color w:val="000000"/>
              </w:rPr>
              <w:t>726.889</w:t>
            </w:r>
          </w:p>
        </w:tc>
        <w:tc>
          <w:tcPr>
            <w:tcW w:w="1440" w:type="dxa"/>
            <w:shd w:val="clear" w:color="auto" w:fill="auto"/>
            <w:noWrap/>
            <w:vAlign w:val="bottom"/>
            <w:hideMark/>
          </w:tcPr>
          <w:p w14:paraId="387458F9" w14:textId="77777777" w:rsidR="00303E18" w:rsidRDefault="00665916">
            <w:pPr>
              <w:jc w:val="center"/>
              <w:rPr>
                <w:color w:val="000000"/>
                <w:sz w:val="20"/>
                <w:szCs w:val="20"/>
              </w:rPr>
            </w:pPr>
            <w:r>
              <w:rPr>
                <w:rFonts w:ascii="Calibri" w:hAnsi="Calibri"/>
                <w:color w:val="000000"/>
              </w:rPr>
              <w:t>774.88</w:t>
            </w:r>
          </w:p>
        </w:tc>
        <w:tc>
          <w:tcPr>
            <w:tcW w:w="990" w:type="dxa"/>
            <w:shd w:val="clear" w:color="auto" w:fill="B8CCE4" w:themeFill="accent1" w:themeFillTint="66"/>
            <w:noWrap/>
            <w:vAlign w:val="bottom"/>
            <w:hideMark/>
          </w:tcPr>
          <w:p w14:paraId="387458FA" w14:textId="77777777" w:rsidR="00303E18" w:rsidRDefault="00665916">
            <w:pPr>
              <w:jc w:val="center"/>
              <w:rPr>
                <w:color w:val="000000"/>
                <w:sz w:val="20"/>
                <w:szCs w:val="20"/>
              </w:rPr>
            </w:pPr>
            <w:r>
              <w:rPr>
                <w:rFonts w:ascii="Calibri" w:hAnsi="Calibri"/>
                <w:color w:val="000000"/>
              </w:rPr>
              <w:t>1.92</w:t>
            </w:r>
          </w:p>
        </w:tc>
        <w:tc>
          <w:tcPr>
            <w:tcW w:w="1404" w:type="dxa"/>
            <w:shd w:val="clear" w:color="auto" w:fill="B8CCE4" w:themeFill="accent1" w:themeFillTint="66"/>
            <w:noWrap/>
            <w:vAlign w:val="bottom"/>
            <w:hideMark/>
          </w:tcPr>
          <w:p w14:paraId="387458FB" w14:textId="77777777" w:rsidR="00303E18" w:rsidRDefault="00665916">
            <w:pPr>
              <w:jc w:val="center"/>
              <w:rPr>
                <w:color w:val="000000"/>
                <w:sz w:val="20"/>
                <w:szCs w:val="20"/>
              </w:rPr>
            </w:pPr>
            <w:r>
              <w:rPr>
                <w:rFonts w:ascii="Calibri" w:hAnsi="Calibri"/>
                <w:color w:val="000000"/>
              </w:rPr>
              <w:t>752.86</w:t>
            </w:r>
          </w:p>
        </w:tc>
      </w:tr>
      <w:tr w:rsidR="00665916" w:rsidRPr="006C27F3" w14:paraId="38745904" w14:textId="77777777" w:rsidTr="007C62B4">
        <w:trPr>
          <w:trHeight w:val="300"/>
        </w:trPr>
        <w:tc>
          <w:tcPr>
            <w:tcW w:w="3546" w:type="dxa"/>
            <w:shd w:val="clear" w:color="auto" w:fill="auto"/>
            <w:noWrap/>
            <w:vAlign w:val="center"/>
            <w:hideMark/>
          </w:tcPr>
          <w:p w14:paraId="387458F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SecondaryStat</w:t>
            </w:r>
            <w:proofErr w:type="spellEnd"/>
            <w:r>
              <w:rPr>
                <w:rFonts w:ascii="Calibri" w:hAnsi="Calibri"/>
                <w:color w:val="000000"/>
              </w:rPr>
              <w:t>--</w:t>
            </w:r>
            <w:proofErr w:type="spellStart"/>
            <w:r>
              <w:rPr>
                <w:rFonts w:ascii="Calibri" w:hAnsi="Calibri"/>
                <w:color w:val="000000"/>
              </w:rPr>
              <w:t>SecondaryIncMid</w:t>
            </w:r>
            <w:proofErr w:type="spellEnd"/>
          </w:p>
        </w:tc>
        <w:tc>
          <w:tcPr>
            <w:tcW w:w="4410" w:type="dxa"/>
            <w:vAlign w:val="center"/>
          </w:tcPr>
          <w:p w14:paraId="387458F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8FF"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900" w14:textId="77777777" w:rsidR="00303E18" w:rsidRDefault="00665916">
            <w:pPr>
              <w:jc w:val="center"/>
              <w:rPr>
                <w:color w:val="000000"/>
                <w:sz w:val="20"/>
                <w:szCs w:val="20"/>
              </w:rPr>
            </w:pPr>
            <w:r>
              <w:rPr>
                <w:rFonts w:ascii="Calibri" w:hAnsi="Calibri"/>
                <w:color w:val="000000"/>
              </w:rPr>
              <w:t>953.854</w:t>
            </w:r>
          </w:p>
        </w:tc>
        <w:tc>
          <w:tcPr>
            <w:tcW w:w="1440" w:type="dxa"/>
            <w:shd w:val="clear" w:color="auto" w:fill="auto"/>
            <w:noWrap/>
            <w:vAlign w:val="bottom"/>
            <w:hideMark/>
          </w:tcPr>
          <w:p w14:paraId="38745901" w14:textId="77777777" w:rsidR="00303E18" w:rsidRDefault="00665916">
            <w:pPr>
              <w:jc w:val="center"/>
              <w:rPr>
                <w:color w:val="000000"/>
                <w:sz w:val="20"/>
                <w:szCs w:val="20"/>
              </w:rPr>
            </w:pPr>
            <w:r>
              <w:rPr>
                <w:rFonts w:ascii="Calibri" w:hAnsi="Calibri"/>
                <w:color w:val="000000"/>
              </w:rPr>
              <w:t>980.85</w:t>
            </w:r>
          </w:p>
        </w:tc>
        <w:tc>
          <w:tcPr>
            <w:tcW w:w="990" w:type="dxa"/>
            <w:shd w:val="clear" w:color="auto" w:fill="B8CCE4" w:themeFill="accent1" w:themeFillTint="66"/>
            <w:noWrap/>
            <w:vAlign w:val="bottom"/>
            <w:hideMark/>
          </w:tcPr>
          <w:p w14:paraId="38745902" w14:textId="77777777" w:rsidR="00303E18" w:rsidRDefault="00665916">
            <w:pPr>
              <w:jc w:val="center"/>
              <w:rPr>
                <w:color w:val="000000"/>
                <w:sz w:val="20"/>
                <w:szCs w:val="20"/>
              </w:rPr>
            </w:pPr>
            <w:r>
              <w:rPr>
                <w:rFonts w:ascii="Calibri" w:hAnsi="Calibri"/>
                <w:color w:val="000000"/>
              </w:rPr>
              <w:t>1.29</w:t>
            </w:r>
          </w:p>
        </w:tc>
        <w:tc>
          <w:tcPr>
            <w:tcW w:w="1404" w:type="dxa"/>
            <w:shd w:val="clear" w:color="auto" w:fill="B8CCE4" w:themeFill="accent1" w:themeFillTint="66"/>
            <w:noWrap/>
            <w:vAlign w:val="bottom"/>
            <w:hideMark/>
          </w:tcPr>
          <w:p w14:paraId="38745903" w14:textId="77777777" w:rsidR="00303E18" w:rsidRDefault="00665916">
            <w:pPr>
              <w:jc w:val="center"/>
              <w:rPr>
                <w:color w:val="000000"/>
                <w:sz w:val="20"/>
                <w:szCs w:val="20"/>
              </w:rPr>
            </w:pPr>
            <w:r>
              <w:rPr>
                <w:rFonts w:ascii="Calibri" w:hAnsi="Calibri"/>
                <w:color w:val="000000"/>
              </w:rPr>
              <w:t>966.02</w:t>
            </w:r>
          </w:p>
        </w:tc>
      </w:tr>
      <w:tr w:rsidR="00665916" w:rsidRPr="006C27F3" w14:paraId="3874590C" w14:textId="77777777" w:rsidTr="007C62B4">
        <w:trPr>
          <w:trHeight w:val="300"/>
        </w:trPr>
        <w:tc>
          <w:tcPr>
            <w:tcW w:w="3546" w:type="dxa"/>
            <w:shd w:val="clear" w:color="auto" w:fill="auto"/>
            <w:noWrap/>
            <w:vAlign w:val="center"/>
            <w:hideMark/>
          </w:tcPr>
          <w:p w14:paraId="3874590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lastRenderedPageBreak/>
              <w:t>SecondaryVtip</w:t>
            </w:r>
            <w:proofErr w:type="spellEnd"/>
            <w:r>
              <w:rPr>
                <w:rFonts w:ascii="Calibri" w:hAnsi="Calibri"/>
                <w:color w:val="000000"/>
              </w:rPr>
              <w:t>--SecondarySaHa0</w:t>
            </w:r>
          </w:p>
        </w:tc>
        <w:tc>
          <w:tcPr>
            <w:tcW w:w="4410" w:type="dxa"/>
            <w:vAlign w:val="center"/>
          </w:tcPr>
          <w:p w14:paraId="3874590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907"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908" w14:textId="77777777" w:rsidR="00303E18" w:rsidRDefault="00665916">
            <w:pPr>
              <w:jc w:val="center"/>
              <w:rPr>
                <w:color w:val="000000"/>
                <w:sz w:val="20"/>
                <w:szCs w:val="20"/>
              </w:rPr>
            </w:pPr>
            <w:r>
              <w:rPr>
                <w:rFonts w:ascii="Calibri" w:hAnsi="Calibri"/>
                <w:color w:val="000000"/>
              </w:rPr>
              <w:t>1120.829</w:t>
            </w:r>
          </w:p>
        </w:tc>
        <w:tc>
          <w:tcPr>
            <w:tcW w:w="1440" w:type="dxa"/>
            <w:shd w:val="clear" w:color="auto" w:fill="auto"/>
            <w:noWrap/>
            <w:vAlign w:val="bottom"/>
            <w:hideMark/>
          </w:tcPr>
          <w:p w14:paraId="38745909" w14:textId="77777777" w:rsidR="00303E18" w:rsidRDefault="00665916">
            <w:pPr>
              <w:jc w:val="center"/>
              <w:rPr>
                <w:color w:val="000000"/>
                <w:sz w:val="20"/>
                <w:szCs w:val="20"/>
              </w:rPr>
            </w:pPr>
            <w:r>
              <w:rPr>
                <w:rFonts w:ascii="Calibri" w:hAnsi="Calibri"/>
                <w:color w:val="000000"/>
              </w:rPr>
              <w:t>1189.82</w:t>
            </w:r>
          </w:p>
        </w:tc>
        <w:tc>
          <w:tcPr>
            <w:tcW w:w="990" w:type="dxa"/>
            <w:shd w:val="clear" w:color="auto" w:fill="B8CCE4" w:themeFill="accent1" w:themeFillTint="66"/>
            <w:noWrap/>
            <w:vAlign w:val="bottom"/>
            <w:hideMark/>
          </w:tcPr>
          <w:p w14:paraId="3874590A" w14:textId="77777777" w:rsidR="00303E18" w:rsidRDefault="00665916">
            <w:pPr>
              <w:jc w:val="center"/>
              <w:rPr>
                <w:color w:val="000000"/>
                <w:sz w:val="20"/>
                <w:szCs w:val="20"/>
              </w:rPr>
            </w:pPr>
            <w:r>
              <w:rPr>
                <w:rFonts w:ascii="Calibri" w:hAnsi="Calibri"/>
                <w:color w:val="000000"/>
              </w:rPr>
              <w:t>2.55</w:t>
            </w:r>
          </w:p>
        </w:tc>
        <w:tc>
          <w:tcPr>
            <w:tcW w:w="1404" w:type="dxa"/>
            <w:shd w:val="clear" w:color="auto" w:fill="B8CCE4" w:themeFill="accent1" w:themeFillTint="66"/>
            <w:noWrap/>
            <w:vAlign w:val="bottom"/>
            <w:hideMark/>
          </w:tcPr>
          <w:p w14:paraId="3874590B" w14:textId="77777777" w:rsidR="00303E18" w:rsidRDefault="00665916">
            <w:pPr>
              <w:jc w:val="center"/>
              <w:rPr>
                <w:color w:val="000000"/>
                <w:sz w:val="20"/>
                <w:szCs w:val="20"/>
              </w:rPr>
            </w:pPr>
            <w:r>
              <w:rPr>
                <w:rFonts w:ascii="Calibri" w:hAnsi="Calibri"/>
                <w:color w:val="000000"/>
              </w:rPr>
              <w:t>1152.3</w:t>
            </w:r>
          </w:p>
        </w:tc>
      </w:tr>
      <w:tr w:rsidR="00665916" w:rsidRPr="006C27F3" w14:paraId="38745914" w14:textId="77777777" w:rsidTr="007C62B4">
        <w:trPr>
          <w:trHeight w:val="300"/>
        </w:trPr>
        <w:tc>
          <w:tcPr>
            <w:tcW w:w="3546" w:type="dxa"/>
            <w:shd w:val="clear" w:color="auto" w:fill="auto"/>
            <w:noWrap/>
            <w:vAlign w:val="center"/>
            <w:hideMark/>
          </w:tcPr>
          <w:p w14:paraId="3874590D"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SecondaryVtip</w:t>
            </w:r>
            <w:proofErr w:type="spellEnd"/>
            <w:r>
              <w:rPr>
                <w:rFonts w:ascii="Calibri" w:hAnsi="Calibri"/>
                <w:color w:val="000000"/>
              </w:rPr>
              <w:t>--SecondarySaHa2</w:t>
            </w:r>
          </w:p>
        </w:tc>
        <w:tc>
          <w:tcPr>
            <w:tcW w:w="4410" w:type="dxa"/>
            <w:vAlign w:val="center"/>
          </w:tcPr>
          <w:p w14:paraId="3874590E"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90F"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910" w14:textId="77777777" w:rsidR="00303E18" w:rsidRDefault="00665916">
            <w:pPr>
              <w:jc w:val="center"/>
              <w:rPr>
                <w:color w:val="000000"/>
                <w:sz w:val="20"/>
                <w:szCs w:val="20"/>
              </w:rPr>
            </w:pPr>
            <w:r>
              <w:rPr>
                <w:rFonts w:ascii="Calibri" w:hAnsi="Calibri"/>
                <w:color w:val="000000"/>
              </w:rPr>
              <w:t>1029.842</w:t>
            </w:r>
          </w:p>
        </w:tc>
        <w:tc>
          <w:tcPr>
            <w:tcW w:w="1440" w:type="dxa"/>
            <w:shd w:val="clear" w:color="auto" w:fill="auto"/>
            <w:noWrap/>
            <w:vAlign w:val="bottom"/>
            <w:hideMark/>
          </w:tcPr>
          <w:p w14:paraId="38745911" w14:textId="77777777" w:rsidR="00303E18" w:rsidRDefault="00665916">
            <w:pPr>
              <w:jc w:val="center"/>
              <w:rPr>
                <w:color w:val="000000"/>
                <w:sz w:val="20"/>
                <w:szCs w:val="20"/>
              </w:rPr>
            </w:pPr>
            <w:r>
              <w:rPr>
                <w:rFonts w:ascii="Calibri" w:hAnsi="Calibri"/>
                <w:color w:val="000000"/>
              </w:rPr>
              <w:t>1068.84</w:t>
            </w:r>
          </w:p>
        </w:tc>
        <w:tc>
          <w:tcPr>
            <w:tcW w:w="990" w:type="dxa"/>
            <w:shd w:val="clear" w:color="auto" w:fill="B8CCE4" w:themeFill="accent1" w:themeFillTint="66"/>
            <w:noWrap/>
            <w:vAlign w:val="bottom"/>
            <w:hideMark/>
          </w:tcPr>
          <w:p w14:paraId="38745912" w14:textId="77777777" w:rsidR="00303E18" w:rsidRDefault="00665916">
            <w:pPr>
              <w:jc w:val="center"/>
              <w:rPr>
                <w:color w:val="000000"/>
                <w:sz w:val="20"/>
                <w:szCs w:val="20"/>
              </w:rPr>
            </w:pPr>
            <w:r>
              <w:rPr>
                <w:rFonts w:ascii="Calibri" w:hAnsi="Calibri"/>
                <w:color w:val="000000"/>
              </w:rPr>
              <w:t>1.63</w:t>
            </w:r>
          </w:p>
        </w:tc>
        <w:tc>
          <w:tcPr>
            <w:tcW w:w="1404" w:type="dxa"/>
            <w:shd w:val="clear" w:color="auto" w:fill="B8CCE4" w:themeFill="accent1" w:themeFillTint="66"/>
            <w:noWrap/>
            <w:vAlign w:val="bottom"/>
            <w:hideMark/>
          </w:tcPr>
          <w:p w14:paraId="38745913" w14:textId="77777777" w:rsidR="00303E18" w:rsidRDefault="00665916">
            <w:pPr>
              <w:jc w:val="center"/>
              <w:rPr>
                <w:color w:val="000000"/>
                <w:sz w:val="20"/>
                <w:szCs w:val="20"/>
              </w:rPr>
            </w:pPr>
            <w:r>
              <w:rPr>
                <w:rFonts w:ascii="Calibri" w:hAnsi="Calibri"/>
                <w:color w:val="000000"/>
              </w:rPr>
              <w:t>1053.39</w:t>
            </w:r>
          </w:p>
        </w:tc>
      </w:tr>
      <w:tr w:rsidR="00665916" w:rsidRPr="006C27F3" w14:paraId="3874591C" w14:textId="77777777" w:rsidTr="007C62B4">
        <w:trPr>
          <w:trHeight w:val="300"/>
        </w:trPr>
        <w:tc>
          <w:tcPr>
            <w:tcW w:w="3546" w:type="dxa"/>
            <w:shd w:val="clear" w:color="auto" w:fill="auto"/>
            <w:noWrap/>
            <w:vAlign w:val="center"/>
            <w:hideMark/>
          </w:tcPr>
          <w:p w14:paraId="38745915" w14:textId="77777777" w:rsidR="00303E18" w:rsidRDefault="00665916">
            <w:pPr>
              <w:spacing w:after="0" w:line="240" w:lineRule="auto"/>
              <w:rPr>
                <w:rFonts w:eastAsia="Times New Roman" w:cs="Times New Roman"/>
                <w:color w:val="000000"/>
                <w:sz w:val="20"/>
                <w:szCs w:val="20"/>
              </w:rPr>
            </w:pPr>
            <w:proofErr w:type="spellStart"/>
            <w:r>
              <w:rPr>
                <w:rFonts w:ascii="Calibri" w:hAnsi="Calibri"/>
                <w:color w:val="000000"/>
              </w:rPr>
              <w:t>SecondaryVtip</w:t>
            </w:r>
            <w:proofErr w:type="spellEnd"/>
            <w:r>
              <w:rPr>
                <w:rFonts w:ascii="Calibri" w:hAnsi="Calibri"/>
                <w:color w:val="000000"/>
              </w:rPr>
              <w:t>--</w:t>
            </w:r>
            <w:proofErr w:type="spellStart"/>
            <w:r>
              <w:rPr>
                <w:rFonts w:ascii="Calibri" w:hAnsi="Calibri"/>
                <w:color w:val="000000"/>
              </w:rPr>
              <w:t>SecondaryStat</w:t>
            </w:r>
            <w:proofErr w:type="spellEnd"/>
          </w:p>
        </w:tc>
        <w:tc>
          <w:tcPr>
            <w:tcW w:w="4410" w:type="dxa"/>
            <w:vAlign w:val="center"/>
          </w:tcPr>
          <w:p w14:paraId="38745916" w14:textId="77777777" w:rsidR="00B92FBD" w:rsidRDefault="00665916">
            <w:pPr>
              <w:jc w:val="center"/>
            </w:pPr>
            <w:r w:rsidRPr="00B057AF">
              <w:rPr>
                <w:rFonts w:eastAsia="Times New Roman" w:cs="Lucida Console"/>
                <w:sz w:val="20"/>
                <w:szCs w:val="20"/>
              </w:rPr>
              <w:t>20130719SecShow1000_3514_2121_tcp20.txt</w:t>
            </w:r>
          </w:p>
        </w:tc>
        <w:tc>
          <w:tcPr>
            <w:tcW w:w="1350" w:type="dxa"/>
            <w:shd w:val="clear" w:color="auto" w:fill="auto"/>
            <w:noWrap/>
            <w:vAlign w:val="bottom"/>
            <w:hideMark/>
          </w:tcPr>
          <w:p w14:paraId="38745917" w14:textId="77777777" w:rsidR="00303E18" w:rsidRDefault="00665916">
            <w:pPr>
              <w:jc w:val="center"/>
              <w:rPr>
                <w:color w:val="000000"/>
                <w:sz w:val="20"/>
                <w:szCs w:val="20"/>
              </w:rPr>
            </w:pPr>
            <w:r>
              <w:rPr>
                <w:rFonts w:ascii="Calibri" w:hAnsi="Calibri"/>
                <w:color w:val="000000"/>
              </w:rPr>
              <w:t>1000</w:t>
            </w:r>
          </w:p>
        </w:tc>
        <w:tc>
          <w:tcPr>
            <w:tcW w:w="1260" w:type="dxa"/>
            <w:shd w:val="clear" w:color="auto" w:fill="auto"/>
            <w:noWrap/>
            <w:vAlign w:val="bottom"/>
            <w:hideMark/>
          </w:tcPr>
          <w:p w14:paraId="38745918" w14:textId="77777777" w:rsidR="00303E18" w:rsidRDefault="00665916">
            <w:pPr>
              <w:jc w:val="center"/>
              <w:rPr>
                <w:color w:val="000000"/>
                <w:sz w:val="20"/>
                <w:szCs w:val="20"/>
              </w:rPr>
            </w:pPr>
            <w:r>
              <w:rPr>
                <w:rFonts w:ascii="Calibri" w:hAnsi="Calibri"/>
                <w:color w:val="000000"/>
              </w:rPr>
              <w:t>1152.824</w:t>
            </w:r>
          </w:p>
        </w:tc>
        <w:tc>
          <w:tcPr>
            <w:tcW w:w="1440" w:type="dxa"/>
            <w:shd w:val="clear" w:color="auto" w:fill="auto"/>
            <w:noWrap/>
            <w:vAlign w:val="bottom"/>
            <w:hideMark/>
          </w:tcPr>
          <w:p w14:paraId="38745919" w14:textId="77777777" w:rsidR="00303E18" w:rsidRDefault="00665916">
            <w:pPr>
              <w:jc w:val="center"/>
              <w:rPr>
                <w:color w:val="000000"/>
                <w:sz w:val="20"/>
                <w:szCs w:val="20"/>
              </w:rPr>
            </w:pPr>
            <w:r>
              <w:rPr>
                <w:rFonts w:ascii="Calibri" w:hAnsi="Calibri"/>
                <w:color w:val="000000"/>
              </w:rPr>
              <w:t>1207.82</w:t>
            </w:r>
          </w:p>
        </w:tc>
        <w:tc>
          <w:tcPr>
            <w:tcW w:w="990" w:type="dxa"/>
            <w:shd w:val="clear" w:color="auto" w:fill="B8CCE4" w:themeFill="accent1" w:themeFillTint="66"/>
            <w:noWrap/>
            <w:vAlign w:val="bottom"/>
            <w:hideMark/>
          </w:tcPr>
          <w:p w14:paraId="3874591A" w14:textId="77777777" w:rsidR="00303E18" w:rsidRDefault="00665916">
            <w:pPr>
              <w:jc w:val="center"/>
              <w:rPr>
                <w:color w:val="000000"/>
                <w:sz w:val="20"/>
                <w:szCs w:val="20"/>
              </w:rPr>
            </w:pPr>
            <w:r>
              <w:rPr>
                <w:rFonts w:ascii="Calibri" w:hAnsi="Calibri"/>
                <w:color w:val="000000"/>
              </w:rPr>
              <w:t>2.08</w:t>
            </w:r>
          </w:p>
        </w:tc>
        <w:tc>
          <w:tcPr>
            <w:tcW w:w="1404" w:type="dxa"/>
            <w:shd w:val="clear" w:color="auto" w:fill="B8CCE4" w:themeFill="accent1" w:themeFillTint="66"/>
            <w:noWrap/>
            <w:vAlign w:val="bottom"/>
            <w:hideMark/>
          </w:tcPr>
          <w:p w14:paraId="3874591B" w14:textId="77777777" w:rsidR="00303E18" w:rsidRDefault="00665916">
            <w:pPr>
              <w:jc w:val="center"/>
              <w:rPr>
                <w:color w:val="000000"/>
                <w:sz w:val="20"/>
                <w:szCs w:val="20"/>
              </w:rPr>
            </w:pPr>
            <w:r>
              <w:rPr>
                <w:rFonts w:ascii="Calibri" w:hAnsi="Calibri"/>
                <w:color w:val="000000"/>
              </w:rPr>
              <w:t>1177.72</w:t>
            </w:r>
          </w:p>
        </w:tc>
      </w:tr>
    </w:tbl>
    <w:p w14:paraId="3874591D" w14:textId="77777777" w:rsidR="00C578C5" w:rsidRDefault="00C578C5" w:rsidP="00C55901"/>
    <w:p w14:paraId="3874591E" w14:textId="77777777" w:rsidR="00C55901" w:rsidRPr="00C578C5" w:rsidRDefault="00C578C5" w:rsidP="00C578C5">
      <w:pPr>
        <w:spacing w:after="0" w:line="240" w:lineRule="auto"/>
      </w:pPr>
      <w:r>
        <w:br w:type="page"/>
      </w:r>
    </w:p>
    <w:p w14:paraId="3874591F" w14:textId="77777777" w:rsidR="00024C72" w:rsidRDefault="00753FC3" w:rsidP="000C1FF3">
      <w:pPr>
        <w:pStyle w:val="Heading3"/>
        <w:numPr>
          <w:ilvl w:val="2"/>
          <w:numId w:val="2"/>
        </w:numPr>
        <w:tabs>
          <w:tab w:val="clear" w:pos="2502"/>
        </w:tabs>
      </w:pPr>
      <w:r>
        <w:lastRenderedPageBreak/>
        <w:t xml:space="preserve"> </w:t>
      </w:r>
      <w:bookmarkStart w:id="152" w:name="_Toc354401885"/>
      <w:r w:rsidR="00024C72">
        <w:t xml:space="preserve">SalesShow_All_SaHa – 2514 To 3514 Command-Response </w:t>
      </w:r>
      <w:r w:rsidR="00751BCC">
        <w:t xml:space="preserve">Probability Density </w:t>
      </w:r>
      <w:r w:rsidR="00024C72">
        <w:t>Plot Comparisons – Secondary Arm</w:t>
      </w:r>
      <w:bookmarkEnd w:id="152"/>
    </w:p>
    <w:tbl>
      <w:tblPr>
        <w:tblStyle w:val="TableGrid"/>
        <w:tblW w:w="0" w:type="auto"/>
        <w:tblLook w:val="04A0" w:firstRow="1" w:lastRow="0" w:firstColumn="1" w:lastColumn="0" w:noHBand="0" w:noVBand="1"/>
      </w:tblPr>
      <w:tblGrid>
        <w:gridCol w:w="7596"/>
        <w:gridCol w:w="7596"/>
      </w:tblGrid>
      <w:tr w:rsidR="00751BCC" w14:paraId="38745922" w14:textId="77777777" w:rsidTr="00C542B4">
        <w:trPr>
          <w:cantSplit/>
          <w:tblHeader/>
        </w:trPr>
        <w:tc>
          <w:tcPr>
            <w:tcW w:w="7596" w:type="dxa"/>
            <w:shd w:val="clear" w:color="auto" w:fill="BFBFBF" w:themeFill="background1" w:themeFillShade="BF"/>
            <w:vAlign w:val="bottom"/>
          </w:tcPr>
          <w:p w14:paraId="38745920" w14:textId="77777777" w:rsidR="00751BCC" w:rsidRPr="0091176B" w:rsidRDefault="00751BCC" w:rsidP="00751BCC">
            <w:pPr>
              <w:jc w:val="center"/>
              <w:rPr>
                <w:b/>
              </w:rPr>
            </w:pPr>
            <w:r>
              <w:rPr>
                <w:b/>
              </w:rPr>
              <w:t>Secondary Arm 2514</w:t>
            </w:r>
          </w:p>
        </w:tc>
        <w:tc>
          <w:tcPr>
            <w:tcW w:w="7596" w:type="dxa"/>
            <w:shd w:val="clear" w:color="auto" w:fill="BFBFBF" w:themeFill="background1" w:themeFillShade="BF"/>
            <w:vAlign w:val="bottom"/>
          </w:tcPr>
          <w:p w14:paraId="38745921" w14:textId="77777777" w:rsidR="00751BCC" w:rsidRPr="0091176B" w:rsidRDefault="00751BCC" w:rsidP="00751BCC">
            <w:pPr>
              <w:jc w:val="center"/>
              <w:rPr>
                <w:b/>
              </w:rPr>
            </w:pPr>
            <w:r>
              <w:rPr>
                <w:b/>
              </w:rPr>
              <w:t>Secondary Arm 3514</w:t>
            </w:r>
          </w:p>
        </w:tc>
      </w:tr>
      <w:tr w:rsidR="000C1FF3" w14:paraId="38745925" w14:textId="77777777" w:rsidTr="00751BCC">
        <w:tc>
          <w:tcPr>
            <w:tcW w:w="7596" w:type="dxa"/>
          </w:tcPr>
          <w:p w14:paraId="38745923" w14:textId="77777777" w:rsidR="000C1FF3" w:rsidRPr="009C2E1D" w:rsidRDefault="00C542B4" w:rsidP="000C1FF3">
            <w:pPr>
              <w:spacing w:after="0" w:line="240" w:lineRule="auto"/>
              <w:rPr>
                <w:sz w:val="20"/>
                <w:szCs w:val="20"/>
              </w:rPr>
            </w:pPr>
            <w:r>
              <w:rPr>
                <w:noProof/>
                <w:sz w:val="20"/>
                <w:szCs w:val="20"/>
              </w:rPr>
              <w:drawing>
                <wp:inline distT="0" distB="0" distL="0" distR="0" wp14:anchorId="38745B47" wp14:editId="38745B48">
                  <wp:extent cx="4572000" cy="4572000"/>
                  <wp:effectExtent l="19050" t="0" r="0" b="0"/>
                  <wp:docPr id="7" name="Picture 7" descr="C:\WireSharkCaptures\20121223SecShow1000_2514_tcp20.txt_SecondaryVtip--SecondaryStat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reSharkCaptures\20121223SecShow1000_2514_tcp20.txt_SecondaryVtip--SecondaryStat_dens.png"/>
                          <pic:cNvPicPr>
                            <a:picLocks noChangeAspect="1" noChangeArrowheads="1"/>
                          </pic:cNvPicPr>
                        </pic:nvPicPr>
                        <pic:blipFill>
                          <a:blip r:embed="rId10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24" w14:textId="77777777" w:rsidR="000C1FF3" w:rsidRDefault="00844798" w:rsidP="00751BCC">
            <w:r>
              <w:rPr>
                <w:noProof/>
              </w:rPr>
              <w:drawing>
                <wp:inline distT="0" distB="0" distL="0" distR="0" wp14:anchorId="38745B49" wp14:editId="38745B4A">
                  <wp:extent cx="4572000" cy="4572000"/>
                  <wp:effectExtent l="19050" t="0" r="0" b="0"/>
                  <wp:docPr id="62" name="Picture 8" descr="C:\WireSharkCaptures\20130719SecShow1000_3514_2121_tcp20.txt_SecondaryVtip--SecondaryStat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reSharkCaptures\20130719SecShow1000_3514_2121_tcp20.txt_SecondaryVtip--SecondaryStat_dens.png"/>
                          <pic:cNvPicPr>
                            <a:picLocks noChangeAspect="1" noChangeArrowheads="1"/>
                          </pic:cNvPicPr>
                        </pic:nvPicPr>
                        <pic:blipFill>
                          <a:blip r:embed="rId10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28" w14:textId="77777777" w:rsidTr="00751BCC">
        <w:tc>
          <w:tcPr>
            <w:tcW w:w="7596" w:type="dxa"/>
          </w:tcPr>
          <w:p w14:paraId="38745926" w14:textId="77777777" w:rsidR="00C542B4" w:rsidRDefault="00C542B4" w:rsidP="000C1FF3">
            <w:pPr>
              <w:spacing w:after="0" w:line="240" w:lineRule="auto"/>
              <w:rPr>
                <w:noProof/>
                <w:sz w:val="20"/>
                <w:szCs w:val="20"/>
              </w:rPr>
            </w:pPr>
            <w:r>
              <w:rPr>
                <w:noProof/>
                <w:sz w:val="20"/>
                <w:szCs w:val="20"/>
              </w:rPr>
              <w:lastRenderedPageBreak/>
              <w:drawing>
                <wp:inline distT="0" distB="0" distL="0" distR="0" wp14:anchorId="38745B4B" wp14:editId="38745B4C">
                  <wp:extent cx="4572000" cy="4572000"/>
                  <wp:effectExtent l="19050" t="0" r="0" b="0"/>
                  <wp:docPr id="9" name="Picture 8" descr="C:\WireSharkCaptures\20121223SecShow1000_2514_tcp20.txt_SecondaryVtip--SecondarySaHa2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reSharkCaptures\20121223SecShow1000_2514_tcp20.txt_SecondaryVtip--SecondarySaHa2_dens.png"/>
                          <pic:cNvPicPr>
                            <a:picLocks noChangeAspect="1" noChangeArrowheads="1"/>
                          </pic:cNvPicPr>
                        </pic:nvPicPr>
                        <pic:blipFill>
                          <a:blip r:embed="rId10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27" w14:textId="77777777" w:rsidR="00C542B4" w:rsidRDefault="00844798" w:rsidP="00751BCC">
            <w:r>
              <w:rPr>
                <w:noProof/>
              </w:rPr>
              <w:drawing>
                <wp:inline distT="0" distB="0" distL="0" distR="0" wp14:anchorId="38745B4D" wp14:editId="38745B4E">
                  <wp:extent cx="4572000" cy="4572000"/>
                  <wp:effectExtent l="19050" t="0" r="0" b="0"/>
                  <wp:docPr id="63" name="Picture 9" descr="C:\WireSharkCaptures\20130719SecShow1000_3514_2121_tcp20.txt_SecondaryVtip--SecondarySaHa2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30719SecShow1000_3514_2121_tcp20.txt_SecondaryVtip--SecondarySaHa2_dens.png"/>
                          <pic:cNvPicPr>
                            <a:picLocks noChangeAspect="1" noChangeArrowheads="1"/>
                          </pic:cNvPicPr>
                        </pic:nvPicPr>
                        <pic:blipFill>
                          <a:blip r:embed="rId10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2B" w14:textId="77777777" w:rsidTr="00751BCC">
        <w:tc>
          <w:tcPr>
            <w:tcW w:w="7596" w:type="dxa"/>
          </w:tcPr>
          <w:p w14:paraId="38745929" w14:textId="77777777" w:rsidR="00C542B4" w:rsidRDefault="00C542B4" w:rsidP="000C1FF3">
            <w:pPr>
              <w:spacing w:after="0" w:line="240" w:lineRule="auto"/>
              <w:rPr>
                <w:noProof/>
                <w:sz w:val="20"/>
                <w:szCs w:val="20"/>
              </w:rPr>
            </w:pPr>
            <w:r>
              <w:rPr>
                <w:noProof/>
                <w:sz w:val="20"/>
                <w:szCs w:val="20"/>
              </w:rPr>
              <w:lastRenderedPageBreak/>
              <w:drawing>
                <wp:inline distT="0" distB="0" distL="0" distR="0" wp14:anchorId="38745B4F" wp14:editId="38745B50">
                  <wp:extent cx="4572000" cy="4572000"/>
                  <wp:effectExtent l="19050" t="0" r="0" b="0"/>
                  <wp:docPr id="10" name="Picture 9" descr="C:\WireSharkCaptures\20121223SecShow1000_2514_tcp20.txt_SecondaryVtip--SecondarySaHa0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21223SecShow1000_2514_tcp20.txt_SecondaryVtip--SecondarySaHa0_dens.png"/>
                          <pic:cNvPicPr>
                            <a:picLocks noChangeAspect="1" noChangeArrowheads="1"/>
                          </pic:cNvPicPr>
                        </pic:nvPicPr>
                        <pic:blipFill>
                          <a:blip r:embed="rId10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2A" w14:textId="77777777" w:rsidR="00C542B4" w:rsidRDefault="00844798" w:rsidP="00751BCC">
            <w:r>
              <w:rPr>
                <w:noProof/>
              </w:rPr>
              <w:drawing>
                <wp:inline distT="0" distB="0" distL="0" distR="0" wp14:anchorId="38745B51" wp14:editId="38745B52">
                  <wp:extent cx="4572000" cy="4572000"/>
                  <wp:effectExtent l="19050" t="0" r="0" b="0"/>
                  <wp:docPr id="64" name="Picture 10" descr="C:\WireSharkCaptures\20130719SecShow1000_3514_2121_tcp20.txt_SecondaryVtip--SecondarySaHa0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30719SecShow1000_3514_2121_tcp20.txt_SecondaryVtip--SecondarySaHa0_dens.png"/>
                          <pic:cNvPicPr>
                            <a:picLocks noChangeAspect="1" noChangeArrowheads="1"/>
                          </pic:cNvPicPr>
                        </pic:nvPicPr>
                        <pic:blipFill>
                          <a:blip r:embed="rId10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2E" w14:textId="77777777" w:rsidTr="00751BCC">
        <w:tc>
          <w:tcPr>
            <w:tcW w:w="7596" w:type="dxa"/>
          </w:tcPr>
          <w:p w14:paraId="3874592C"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53" wp14:editId="38745B54">
                  <wp:extent cx="4572000" cy="4572000"/>
                  <wp:effectExtent l="19050" t="0" r="0" b="0"/>
                  <wp:docPr id="11" name="Picture 10" descr="C:\WireSharkCaptures\20121223SecShow1000_2514_tcp20.txt_SecondaryStat--SecondaryIncMid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21223SecShow1000_2514_tcp20.txt_SecondaryStat--SecondaryIncMid_dens.png"/>
                          <pic:cNvPicPr>
                            <a:picLocks noChangeAspect="1" noChangeArrowheads="1"/>
                          </pic:cNvPicPr>
                        </pic:nvPicPr>
                        <pic:blipFill>
                          <a:blip r:embed="rId10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2D" w14:textId="77777777" w:rsidR="00C542B4" w:rsidRDefault="00844798" w:rsidP="00751BCC">
            <w:r>
              <w:rPr>
                <w:noProof/>
              </w:rPr>
              <w:drawing>
                <wp:inline distT="0" distB="0" distL="0" distR="0" wp14:anchorId="38745B55" wp14:editId="38745B56">
                  <wp:extent cx="4572000" cy="4572000"/>
                  <wp:effectExtent l="19050" t="0" r="0" b="0"/>
                  <wp:docPr id="65" name="Picture 11" descr="C:\WireSharkCaptures\20130719SecShow1000_3514_2121_tcp20.txt_SecondaryStat--SecondaryIncMid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reSharkCaptures\20130719SecShow1000_3514_2121_tcp20.txt_SecondaryStat--SecondaryIncMid_dens.png"/>
                          <pic:cNvPicPr>
                            <a:picLocks noChangeAspect="1" noChangeArrowheads="1"/>
                          </pic:cNvPicPr>
                        </pic:nvPicPr>
                        <pic:blipFill>
                          <a:blip r:embed="rId107"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31" w14:textId="77777777" w:rsidTr="00751BCC">
        <w:tc>
          <w:tcPr>
            <w:tcW w:w="7596" w:type="dxa"/>
          </w:tcPr>
          <w:p w14:paraId="3874592F"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57" wp14:editId="38745B58">
                  <wp:extent cx="4572000" cy="4572000"/>
                  <wp:effectExtent l="19050" t="0" r="0" b="0"/>
                  <wp:docPr id="12" name="Picture 11" descr="C:\WireSharkCaptures\20121223SecShow1000_2514_tcp20.txt_SecondarySeal--SecondarySealQ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reSharkCaptures\20121223SecShow1000_2514_tcp20.txt_SecondarySeal--SecondarySealQtip_dens.png"/>
                          <pic:cNvPicPr>
                            <a:picLocks noChangeAspect="1" noChangeArrowheads="1"/>
                          </pic:cNvPicPr>
                        </pic:nvPicPr>
                        <pic:blipFill>
                          <a:blip r:embed="rId10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30" w14:textId="77777777" w:rsidR="00C542B4" w:rsidRDefault="00844798" w:rsidP="00751BCC">
            <w:r>
              <w:rPr>
                <w:noProof/>
              </w:rPr>
              <w:drawing>
                <wp:inline distT="0" distB="0" distL="0" distR="0" wp14:anchorId="38745B59" wp14:editId="38745B5A">
                  <wp:extent cx="4572000" cy="4572000"/>
                  <wp:effectExtent l="19050" t="0" r="0" b="0"/>
                  <wp:docPr id="66" name="Picture 12" descr="C:\WireSharkCaptures\20130719SecShow1000_3514_2121_tcp20.txt_SecondarySeal--SecondarySealQ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reSharkCaptures\20130719SecShow1000_3514_2121_tcp20.txt_SecondarySeal--SecondarySealQtip_dens.png"/>
                          <pic:cNvPicPr>
                            <a:picLocks noChangeAspect="1" noChangeArrowheads="1"/>
                          </pic:cNvPicPr>
                        </pic:nvPicPr>
                        <pic:blipFill>
                          <a:blip r:embed="rId10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34" w14:textId="77777777" w:rsidTr="00751BCC">
        <w:tc>
          <w:tcPr>
            <w:tcW w:w="7596" w:type="dxa"/>
          </w:tcPr>
          <w:p w14:paraId="38745932"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5B" wp14:editId="38745B5C">
                  <wp:extent cx="4572000" cy="4572000"/>
                  <wp:effectExtent l="19050" t="0" r="0" b="0"/>
                  <wp:docPr id="14" name="Picture 12" descr="C:\WireSharkCaptures\20121223SecShow1000_2514_tcp20.txt_SecondarySealQtip--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reSharkCaptures\20121223SecShow1000_2514_tcp20.txt_SecondarySealQtip--SecondaryDump_dens.png"/>
                          <pic:cNvPicPr>
                            <a:picLocks noChangeAspect="1" noChangeArrowheads="1"/>
                          </pic:cNvPicPr>
                        </pic:nvPicPr>
                        <pic:blipFill>
                          <a:blip r:embed="rId11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33" w14:textId="77777777" w:rsidR="00C542B4" w:rsidRDefault="00844798" w:rsidP="00751BCC">
            <w:r>
              <w:rPr>
                <w:noProof/>
              </w:rPr>
              <w:drawing>
                <wp:inline distT="0" distB="0" distL="0" distR="0" wp14:anchorId="38745B5D" wp14:editId="38745B5E">
                  <wp:extent cx="4572000" cy="4572000"/>
                  <wp:effectExtent l="19050" t="0" r="0" b="0"/>
                  <wp:docPr id="67" name="Picture 13" descr="C:\WireSharkCaptures\20130719SecShow1000_3514_2121_tcp20.txt_SecondarySealQtip--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reSharkCaptures\20130719SecShow1000_3514_2121_tcp20.txt_SecondarySealQtip--SecondaryDump_dens.png"/>
                          <pic:cNvPicPr>
                            <a:picLocks noChangeAspect="1" noChangeArrowheads="1"/>
                          </pic:cNvPicPr>
                        </pic:nvPicPr>
                        <pic:blipFill>
                          <a:blip r:embed="rId11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37" w14:textId="77777777" w:rsidTr="00751BCC">
        <w:tc>
          <w:tcPr>
            <w:tcW w:w="7596" w:type="dxa"/>
          </w:tcPr>
          <w:p w14:paraId="38745935"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5F" wp14:editId="38745B60">
                  <wp:extent cx="4572000" cy="4572000"/>
                  <wp:effectExtent l="19050" t="0" r="0" b="0"/>
                  <wp:docPr id="17" name="Picture 13" descr="C:\WireSharkCaptures\20121223SecShow1000_2514_tcp20.txt_SecondarySaHa3--Secondary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reSharkCaptures\20121223SecShow1000_2514_tcp20.txt_SecondarySaHa3--SecondarySeal_dens.png"/>
                          <pic:cNvPicPr>
                            <a:picLocks noChangeAspect="1" noChangeArrowheads="1"/>
                          </pic:cNvPicPr>
                        </pic:nvPicPr>
                        <pic:blipFill>
                          <a:blip r:embed="rId11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36" w14:textId="77777777" w:rsidR="00C542B4" w:rsidRDefault="00844798" w:rsidP="00751BCC">
            <w:r>
              <w:rPr>
                <w:noProof/>
              </w:rPr>
              <w:drawing>
                <wp:inline distT="0" distB="0" distL="0" distR="0" wp14:anchorId="38745B61" wp14:editId="38745B62">
                  <wp:extent cx="4572000" cy="4572000"/>
                  <wp:effectExtent l="19050" t="0" r="0" b="0"/>
                  <wp:docPr id="68" name="Picture 14" descr="C:\WireSharkCaptures\20130719SecShow1000_3514_2121_tcp20.txt_SecondarySaHa3--Secondary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reSharkCaptures\20130719SecShow1000_3514_2121_tcp20.txt_SecondarySaHa3--SecondarySeal_dens.png"/>
                          <pic:cNvPicPr>
                            <a:picLocks noChangeAspect="1" noChangeArrowheads="1"/>
                          </pic:cNvPicPr>
                        </pic:nvPicPr>
                        <pic:blipFill>
                          <a:blip r:embed="rId11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3A" w14:textId="77777777" w:rsidTr="00751BCC">
        <w:tc>
          <w:tcPr>
            <w:tcW w:w="7596" w:type="dxa"/>
          </w:tcPr>
          <w:p w14:paraId="38745938"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63" wp14:editId="38745B64">
                  <wp:extent cx="4572000" cy="4572000"/>
                  <wp:effectExtent l="19050" t="0" r="0" b="0"/>
                  <wp:docPr id="19" name="Picture 14" descr="C:\WireSharkCaptures\20121223SecShow1000_2514_tcp20.txt_SecondarySaHa2--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reSharkCaptures\20121223SecShow1000_2514_tcp20.txt_SecondarySaHa2--SecondaryIncOtr_dens.png"/>
                          <pic:cNvPicPr>
                            <a:picLocks noChangeAspect="1" noChangeArrowheads="1"/>
                          </pic:cNvPicPr>
                        </pic:nvPicPr>
                        <pic:blipFill>
                          <a:blip r:embed="rId11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39" w14:textId="77777777" w:rsidR="00C542B4" w:rsidRDefault="00844798" w:rsidP="00751BCC">
            <w:r>
              <w:rPr>
                <w:noProof/>
              </w:rPr>
              <w:drawing>
                <wp:inline distT="0" distB="0" distL="0" distR="0" wp14:anchorId="38745B65" wp14:editId="38745B66">
                  <wp:extent cx="4572000" cy="4572000"/>
                  <wp:effectExtent l="19050" t="0" r="0" b="0"/>
                  <wp:docPr id="69" name="Picture 15" descr="C:\WireSharkCaptures\20130719SecShow1000_3514_2121_tcp20.txt_SecondarySaHa2--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reSharkCaptures\20130719SecShow1000_3514_2121_tcp20.txt_SecondarySaHa2--SecondaryIncOtr_dens.png"/>
                          <pic:cNvPicPr>
                            <a:picLocks noChangeAspect="1" noChangeArrowheads="1"/>
                          </pic:cNvPicPr>
                        </pic:nvPicPr>
                        <pic:blipFill>
                          <a:blip r:embed="rId11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3D" w14:textId="77777777" w:rsidTr="00751BCC">
        <w:tc>
          <w:tcPr>
            <w:tcW w:w="7596" w:type="dxa"/>
          </w:tcPr>
          <w:p w14:paraId="3874593B"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67" wp14:editId="38745B68">
                  <wp:extent cx="4572000" cy="4572000"/>
                  <wp:effectExtent l="19050" t="0" r="0" b="0"/>
                  <wp:docPr id="23" name="Picture 15" descr="C:\WireSharkCaptures\20121223SecShow1000_2514_tcp20.txt_SecondarySaHa1--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reSharkCaptures\20121223SecShow1000_2514_tcp20.txt_SecondarySaHa1--SecondaryIncOtr_dens.png"/>
                          <pic:cNvPicPr>
                            <a:picLocks noChangeAspect="1" noChangeArrowheads="1"/>
                          </pic:cNvPicPr>
                        </pic:nvPicPr>
                        <pic:blipFill>
                          <a:blip r:embed="rId11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3C" w14:textId="77777777" w:rsidR="00C542B4" w:rsidRDefault="00844798" w:rsidP="00751BCC">
            <w:r>
              <w:rPr>
                <w:noProof/>
              </w:rPr>
              <w:drawing>
                <wp:inline distT="0" distB="0" distL="0" distR="0" wp14:anchorId="38745B69" wp14:editId="38745B6A">
                  <wp:extent cx="4572000" cy="4572000"/>
                  <wp:effectExtent l="19050" t="0" r="0" b="0"/>
                  <wp:docPr id="70" name="Picture 16" descr="C:\WireSharkCaptures\20130719SecShow1000_3514_2121_tcp20.txt_SecondarySaHa1--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ireSharkCaptures\20130719SecShow1000_3514_2121_tcp20.txt_SecondarySaHa1--SecondaryIncOtr_dens.png"/>
                          <pic:cNvPicPr>
                            <a:picLocks noChangeAspect="1" noChangeArrowheads="1"/>
                          </pic:cNvPicPr>
                        </pic:nvPicPr>
                        <pic:blipFill>
                          <a:blip r:embed="rId117"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40" w14:textId="77777777" w:rsidTr="00751BCC">
        <w:tc>
          <w:tcPr>
            <w:tcW w:w="7596" w:type="dxa"/>
          </w:tcPr>
          <w:p w14:paraId="3874593E"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6B" wp14:editId="38745B6C">
                  <wp:extent cx="4572000" cy="4572000"/>
                  <wp:effectExtent l="19050" t="0" r="0" b="0"/>
                  <wp:docPr id="25" name="Picture 16" descr="C:\WireSharkCaptures\20121223SecShow1000_2514_tcp20.txt_SecondarySaHa0--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ireSharkCaptures\20121223SecShow1000_2514_tcp20.txt_SecondarySaHa0--SecondaryIncOtr_dens.png"/>
                          <pic:cNvPicPr>
                            <a:picLocks noChangeAspect="1" noChangeArrowheads="1"/>
                          </pic:cNvPicPr>
                        </pic:nvPicPr>
                        <pic:blipFill>
                          <a:blip r:embed="rId11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3F" w14:textId="77777777" w:rsidR="00C542B4" w:rsidRDefault="00844798" w:rsidP="00751BCC">
            <w:r>
              <w:rPr>
                <w:noProof/>
              </w:rPr>
              <w:drawing>
                <wp:inline distT="0" distB="0" distL="0" distR="0" wp14:anchorId="38745B6D" wp14:editId="38745B6E">
                  <wp:extent cx="4572000" cy="4572000"/>
                  <wp:effectExtent l="19050" t="0" r="0" b="0"/>
                  <wp:docPr id="149" name="Picture 27" descr="C:\WireSharkCaptures\20130719SecShow1000_3514_2121_tcp20.txt_SecondarySaHa0--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WireSharkCaptures\20130719SecShow1000_3514_2121_tcp20.txt_SecondarySaHa0--SecondaryIncOtr_dens.png"/>
                          <pic:cNvPicPr>
                            <a:picLocks noChangeAspect="1" noChangeArrowheads="1"/>
                          </pic:cNvPicPr>
                        </pic:nvPicPr>
                        <pic:blipFill>
                          <a:blip r:embed="rId11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43" w14:textId="77777777" w:rsidTr="00751BCC">
        <w:tc>
          <w:tcPr>
            <w:tcW w:w="7596" w:type="dxa"/>
          </w:tcPr>
          <w:p w14:paraId="38745941"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6F" wp14:editId="38745B70">
                  <wp:extent cx="4572000" cy="4572000"/>
                  <wp:effectExtent l="19050" t="0" r="0" b="0"/>
                  <wp:docPr id="26" name="Picture 17" descr="C:\WireSharkCaptures\20121223SecShow1000_2514_tcp20.txt_SecondaryIncOtr--Secondary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ireSharkCaptures\20121223SecShow1000_2514_tcp20.txt_SecondaryIncOtr--SecondarySeal_dens.png"/>
                          <pic:cNvPicPr>
                            <a:picLocks noChangeAspect="1" noChangeArrowheads="1"/>
                          </pic:cNvPicPr>
                        </pic:nvPicPr>
                        <pic:blipFill>
                          <a:blip r:embed="rId12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42" w14:textId="77777777" w:rsidR="00C542B4" w:rsidRDefault="00844798" w:rsidP="00751BCC">
            <w:r>
              <w:rPr>
                <w:noProof/>
              </w:rPr>
              <w:drawing>
                <wp:inline distT="0" distB="0" distL="0" distR="0" wp14:anchorId="38745B71" wp14:editId="38745B72">
                  <wp:extent cx="4572000" cy="4572000"/>
                  <wp:effectExtent l="19050" t="0" r="0" b="0"/>
                  <wp:docPr id="143" name="Picture 26" descr="C:\WireSharkCaptures\20130719SecShow1000_3514_2121_tcp20.txt_SecondaryIncOtr--Secondary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WireSharkCaptures\20130719SecShow1000_3514_2121_tcp20.txt_SecondaryIncOtr--SecondarySeal_dens.png"/>
                          <pic:cNvPicPr>
                            <a:picLocks noChangeAspect="1" noChangeArrowheads="1"/>
                          </pic:cNvPicPr>
                        </pic:nvPicPr>
                        <pic:blipFill>
                          <a:blip r:embed="rId12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46" w14:textId="77777777" w:rsidTr="00751BCC">
        <w:tc>
          <w:tcPr>
            <w:tcW w:w="7596" w:type="dxa"/>
          </w:tcPr>
          <w:p w14:paraId="38745944"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73" wp14:editId="38745B74">
                  <wp:extent cx="4572000" cy="4572000"/>
                  <wp:effectExtent l="19050" t="0" r="0" b="0"/>
                  <wp:docPr id="27" name="Picture 18" descr="C:\WireSharkCaptures\20121223SecShow1000_2514_tcp20.txt_SecondaryIncOtr--SecondarySaHa3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ireSharkCaptures\20121223SecShow1000_2514_tcp20.txt_SecondaryIncOtr--SecondarySaHa3_dens.png"/>
                          <pic:cNvPicPr>
                            <a:picLocks noChangeAspect="1" noChangeArrowheads="1"/>
                          </pic:cNvPicPr>
                        </pic:nvPicPr>
                        <pic:blipFill>
                          <a:blip r:embed="rId12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45" w14:textId="77777777" w:rsidR="00C542B4" w:rsidRDefault="00844798" w:rsidP="00751BCC">
            <w:r>
              <w:rPr>
                <w:noProof/>
              </w:rPr>
              <w:drawing>
                <wp:inline distT="0" distB="0" distL="0" distR="0" wp14:anchorId="38745B75" wp14:editId="38745B76">
                  <wp:extent cx="4572000" cy="4572000"/>
                  <wp:effectExtent l="19050" t="0" r="0" b="0"/>
                  <wp:docPr id="106" name="Picture 25" descr="C:\WireSharkCaptures\20130719SecShow1000_3514_2121_tcp20.txt_SecondaryIncOtr--SecondarySaHa3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ireSharkCaptures\20130719SecShow1000_3514_2121_tcp20.txt_SecondaryIncOtr--SecondarySaHa3_dens.png"/>
                          <pic:cNvPicPr>
                            <a:picLocks noChangeAspect="1" noChangeArrowheads="1"/>
                          </pic:cNvPicPr>
                        </pic:nvPicPr>
                        <pic:blipFill>
                          <a:blip r:embed="rId12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49" w14:textId="77777777" w:rsidTr="00751BCC">
        <w:tc>
          <w:tcPr>
            <w:tcW w:w="7596" w:type="dxa"/>
          </w:tcPr>
          <w:p w14:paraId="38745947"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77" wp14:editId="38745B78">
                  <wp:extent cx="4572000" cy="4572000"/>
                  <wp:effectExtent l="19050" t="0" r="0" b="0"/>
                  <wp:docPr id="31" name="Picture 19" descr="C:\WireSharkCaptures\20121223SecShow1000_2514_tcp20.txt_SecondaryIncOtr--SecondarySaHa1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ireSharkCaptures\20121223SecShow1000_2514_tcp20.txt_SecondaryIncOtr--SecondarySaHa1_dens.png"/>
                          <pic:cNvPicPr>
                            <a:picLocks noChangeAspect="1" noChangeArrowheads="1"/>
                          </pic:cNvPicPr>
                        </pic:nvPicPr>
                        <pic:blipFill>
                          <a:blip r:embed="rId12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48" w14:textId="77777777" w:rsidR="00C542B4" w:rsidRDefault="00844798" w:rsidP="00751BCC">
            <w:r>
              <w:rPr>
                <w:noProof/>
              </w:rPr>
              <w:drawing>
                <wp:inline distT="0" distB="0" distL="0" distR="0" wp14:anchorId="38745B79" wp14:editId="38745B7A">
                  <wp:extent cx="4572000" cy="4572000"/>
                  <wp:effectExtent l="19050" t="0" r="0" b="0"/>
                  <wp:docPr id="101" name="Picture 24" descr="C:\WireSharkCaptures\20130719SecShow1000_3514_2121_tcp20.txt_SecondaryIncOtr--SecondarySaHa1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WireSharkCaptures\20130719SecShow1000_3514_2121_tcp20.txt_SecondaryIncOtr--SecondarySaHa1_dens.png"/>
                          <pic:cNvPicPr>
                            <a:picLocks noChangeAspect="1" noChangeArrowheads="1"/>
                          </pic:cNvPicPr>
                        </pic:nvPicPr>
                        <pic:blipFill>
                          <a:blip r:embed="rId12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4C" w14:textId="77777777" w:rsidTr="00751BCC">
        <w:tc>
          <w:tcPr>
            <w:tcW w:w="7596" w:type="dxa"/>
          </w:tcPr>
          <w:p w14:paraId="3874594A"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7B" wp14:editId="38745B7C">
                  <wp:extent cx="4572000" cy="4572000"/>
                  <wp:effectExtent l="19050" t="0" r="0" b="0"/>
                  <wp:docPr id="230" name="Picture 20" descr="C:\WireSharkCaptures\20121223SecShow1000_2514_tcp20.txt_SecondaryIncOtr--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ireSharkCaptures\20121223SecShow1000_2514_tcp20.txt_SecondaryIncOtr--SecondaryIncOtr_dens.png"/>
                          <pic:cNvPicPr>
                            <a:picLocks noChangeAspect="1" noChangeArrowheads="1"/>
                          </pic:cNvPicPr>
                        </pic:nvPicPr>
                        <pic:blipFill>
                          <a:blip r:embed="rId12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4B" w14:textId="77777777" w:rsidR="00C542B4" w:rsidRDefault="00844798" w:rsidP="00751BCC">
            <w:r>
              <w:rPr>
                <w:noProof/>
              </w:rPr>
              <w:drawing>
                <wp:inline distT="0" distB="0" distL="0" distR="0" wp14:anchorId="38745B7D" wp14:editId="38745B7E">
                  <wp:extent cx="4572000" cy="4572000"/>
                  <wp:effectExtent l="19050" t="0" r="0" b="0"/>
                  <wp:docPr id="100" name="Picture 23" descr="C:\WireSharkCaptures\20130719SecShow1000_3514_2121_tcp20.txt_SecondaryIncOtr--SecondaryIncOtr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WireSharkCaptures\20130719SecShow1000_3514_2121_tcp20.txt_SecondaryIncOtr--SecondaryIncOtr_dens.png"/>
                          <pic:cNvPicPr>
                            <a:picLocks noChangeAspect="1" noChangeArrowheads="1"/>
                          </pic:cNvPicPr>
                        </pic:nvPicPr>
                        <pic:blipFill>
                          <a:blip r:embed="rId127"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C542B4" w14:paraId="3874594F" w14:textId="77777777" w:rsidTr="00751BCC">
        <w:tc>
          <w:tcPr>
            <w:tcW w:w="7596" w:type="dxa"/>
          </w:tcPr>
          <w:p w14:paraId="3874594D" w14:textId="77777777" w:rsidR="00C542B4" w:rsidRDefault="00713FB1" w:rsidP="000C1FF3">
            <w:pPr>
              <w:spacing w:after="0" w:line="240" w:lineRule="auto"/>
              <w:rPr>
                <w:noProof/>
                <w:sz w:val="20"/>
                <w:szCs w:val="20"/>
              </w:rPr>
            </w:pPr>
            <w:r>
              <w:rPr>
                <w:noProof/>
                <w:sz w:val="20"/>
                <w:szCs w:val="20"/>
              </w:rPr>
              <w:lastRenderedPageBreak/>
              <w:drawing>
                <wp:inline distT="0" distB="0" distL="0" distR="0" wp14:anchorId="38745B7F" wp14:editId="38745B80">
                  <wp:extent cx="4572000" cy="4572000"/>
                  <wp:effectExtent l="19050" t="0" r="0" b="0"/>
                  <wp:docPr id="235" name="Picture 21" descr="C:\WireSharkCaptures\20121223SecShow1000_2514_tcp20.txt_SecondaryIncMid--Secondary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ireSharkCaptures\20121223SecShow1000_2514_tcp20.txt_SecondaryIncMid--SecondarySeal_dens.png"/>
                          <pic:cNvPicPr>
                            <a:picLocks noChangeAspect="1" noChangeArrowheads="1"/>
                          </pic:cNvPicPr>
                        </pic:nvPicPr>
                        <pic:blipFill>
                          <a:blip r:embed="rId12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4E" w14:textId="77777777" w:rsidR="00C542B4" w:rsidRDefault="00844798" w:rsidP="00751BCC">
            <w:r>
              <w:rPr>
                <w:noProof/>
              </w:rPr>
              <w:drawing>
                <wp:inline distT="0" distB="0" distL="0" distR="0" wp14:anchorId="38745B81" wp14:editId="38745B82">
                  <wp:extent cx="4572000" cy="4572000"/>
                  <wp:effectExtent l="19050" t="0" r="0" b="0"/>
                  <wp:docPr id="99" name="Picture 22" descr="C:\WireSharkCaptures\20130719SecShow1000_3514_2121_tcp20.txt_SecondaryIncMid--SecondarySeal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WireSharkCaptures\20130719SecShow1000_3514_2121_tcp20.txt_SecondaryIncMid--SecondarySeal_dens.png"/>
                          <pic:cNvPicPr>
                            <a:picLocks noChangeAspect="1" noChangeArrowheads="1"/>
                          </pic:cNvPicPr>
                        </pic:nvPicPr>
                        <pic:blipFill>
                          <a:blip r:embed="rId12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713FB1" w14:paraId="38745952" w14:textId="77777777" w:rsidTr="00751BCC">
        <w:tc>
          <w:tcPr>
            <w:tcW w:w="7596" w:type="dxa"/>
          </w:tcPr>
          <w:p w14:paraId="38745950" w14:textId="77777777" w:rsidR="00713FB1" w:rsidRDefault="00713FB1" w:rsidP="000C1FF3">
            <w:pPr>
              <w:spacing w:after="0" w:line="240" w:lineRule="auto"/>
              <w:rPr>
                <w:noProof/>
                <w:sz w:val="20"/>
                <w:szCs w:val="20"/>
              </w:rPr>
            </w:pPr>
            <w:r>
              <w:rPr>
                <w:noProof/>
                <w:sz w:val="20"/>
                <w:szCs w:val="20"/>
              </w:rPr>
              <w:lastRenderedPageBreak/>
              <w:drawing>
                <wp:inline distT="0" distB="0" distL="0" distR="0" wp14:anchorId="38745B83" wp14:editId="38745B84">
                  <wp:extent cx="4572000" cy="4572000"/>
                  <wp:effectExtent l="19050" t="0" r="0" b="0"/>
                  <wp:docPr id="236" name="Picture 22" descr="C:\WireSharkCaptures\20121223SecShow1000_2514_tcp20.txt_SecondaryHome--Second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WireSharkCaptures\20121223SecShow1000_2514_tcp20.txt_SecondaryHome--SecondaryVtip_dens.png"/>
                          <pic:cNvPicPr>
                            <a:picLocks noChangeAspect="1" noChangeArrowheads="1"/>
                          </pic:cNvPicPr>
                        </pic:nvPicPr>
                        <pic:blipFill>
                          <a:blip r:embed="rId130"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51" w14:textId="77777777" w:rsidR="00713FB1" w:rsidRDefault="00844798" w:rsidP="00751BCC">
            <w:r>
              <w:rPr>
                <w:noProof/>
              </w:rPr>
              <w:drawing>
                <wp:inline distT="0" distB="0" distL="0" distR="0" wp14:anchorId="38745B85" wp14:editId="38745B86">
                  <wp:extent cx="4572000" cy="4572000"/>
                  <wp:effectExtent l="19050" t="0" r="0" b="0"/>
                  <wp:docPr id="98" name="Picture 21" descr="C:\WireSharkCaptures\20130719SecShow1000_3514_2121_tcp20.txt_SecondaryHome--Second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ireSharkCaptures\20130719SecShow1000_3514_2121_tcp20.txt_SecondaryHome--SecondaryVtip_dens.png"/>
                          <pic:cNvPicPr>
                            <a:picLocks noChangeAspect="1" noChangeArrowheads="1"/>
                          </pic:cNvPicPr>
                        </pic:nvPicPr>
                        <pic:blipFill>
                          <a:blip r:embed="rId13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713FB1" w14:paraId="38745955" w14:textId="77777777" w:rsidTr="00751BCC">
        <w:tc>
          <w:tcPr>
            <w:tcW w:w="7596" w:type="dxa"/>
          </w:tcPr>
          <w:p w14:paraId="38745953" w14:textId="77777777" w:rsidR="00713FB1" w:rsidRDefault="00713FB1" w:rsidP="000C1FF3">
            <w:pPr>
              <w:spacing w:after="0" w:line="240" w:lineRule="auto"/>
              <w:rPr>
                <w:noProof/>
                <w:sz w:val="20"/>
                <w:szCs w:val="20"/>
              </w:rPr>
            </w:pPr>
            <w:r>
              <w:rPr>
                <w:noProof/>
                <w:sz w:val="20"/>
                <w:szCs w:val="20"/>
              </w:rPr>
              <w:lastRenderedPageBreak/>
              <w:drawing>
                <wp:inline distT="0" distB="0" distL="0" distR="0" wp14:anchorId="38745B87" wp14:editId="38745B88">
                  <wp:extent cx="4572000" cy="4572000"/>
                  <wp:effectExtent l="19050" t="0" r="0" b="0"/>
                  <wp:docPr id="238" name="Picture 23" descr="C:\WireSharkCaptures\20121223SecShow1000_2514_tcp20.txt_SecondaryHome--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WireSharkCaptures\20121223SecShow1000_2514_tcp20.txt_SecondaryHome--SecondaryDump_dens.png"/>
                          <pic:cNvPicPr>
                            <a:picLocks noChangeAspect="1" noChangeArrowheads="1"/>
                          </pic:cNvPicPr>
                        </pic:nvPicPr>
                        <pic:blipFill>
                          <a:blip r:embed="rId13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54" w14:textId="77777777" w:rsidR="00713FB1" w:rsidRDefault="00844798" w:rsidP="00751BCC">
            <w:r>
              <w:rPr>
                <w:noProof/>
              </w:rPr>
              <w:drawing>
                <wp:inline distT="0" distB="0" distL="0" distR="0" wp14:anchorId="38745B89" wp14:editId="38745B8A">
                  <wp:extent cx="4572000" cy="4572000"/>
                  <wp:effectExtent l="19050" t="0" r="0" b="0"/>
                  <wp:docPr id="97" name="Picture 20" descr="C:\WireSharkCaptures\20130719SecShow1000_3514_2121_tcp20.txt_SecondaryHome--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ireSharkCaptures\20130719SecShow1000_3514_2121_tcp20.txt_SecondaryHome--SecondaryDump_dens.png"/>
                          <pic:cNvPicPr>
                            <a:picLocks noChangeAspect="1" noChangeArrowheads="1"/>
                          </pic:cNvPicPr>
                        </pic:nvPicPr>
                        <pic:blipFill>
                          <a:blip r:embed="rId133"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713FB1" w14:paraId="38745958" w14:textId="77777777" w:rsidTr="00751BCC">
        <w:tc>
          <w:tcPr>
            <w:tcW w:w="7596" w:type="dxa"/>
          </w:tcPr>
          <w:p w14:paraId="38745956" w14:textId="77777777" w:rsidR="00713FB1" w:rsidRDefault="00713FB1" w:rsidP="000C1FF3">
            <w:pPr>
              <w:spacing w:after="0" w:line="240" w:lineRule="auto"/>
              <w:rPr>
                <w:noProof/>
                <w:sz w:val="20"/>
                <w:szCs w:val="20"/>
              </w:rPr>
            </w:pPr>
            <w:r>
              <w:rPr>
                <w:noProof/>
                <w:sz w:val="20"/>
                <w:szCs w:val="20"/>
              </w:rPr>
              <w:lastRenderedPageBreak/>
              <w:drawing>
                <wp:inline distT="0" distB="0" distL="0" distR="0" wp14:anchorId="38745B8B" wp14:editId="38745B8C">
                  <wp:extent cx="4572000" cy="4572000"/>
                  <wp:effectExtent l="19050" t="0" r="0" b="0"/>
                  <wp:docPr id="239" name="Picture 24" descr="C:\WireSharkCaptures\20121223SecShow1000_2514_tcp20.txt_SecondaryDump--Second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WireSharkCaptures\20121223SecShow1000_2514_tcp20.txt_SecondaryDump--SecondaryVtip_dens.png"/>
                          <pic:cNvPicPr>
                            <a:picLocks noChangeAspect="1" noChangeArrowheads="1"/>
                          </pic:cNvPicPr>
                        </pic:nvPicPr>
                        <pic:blipFill>
                          <a:blip r:embed="rId13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57" w14:textId="77777777" w:rsidR="00713FB1" w:rsidRDefault="00844798" w:rsidP="00751BCC">
            <w:r>
              <w:rPr>
                <w:noProof/>
              </w:rPr>
              <w:drawing>
                <wp:inline distT="0" distB="0" distL="0" distR="0" wp14:anchorId="38745B8D" wp14:editId="38745B8E">
                  <wp:extent cx="4572000" cy="4572000"/>
                  <wp:effectExtent l="19050" t="0" r="0" b="0"/>
                  <wp:docPr id="96" name="Picture 19" descr="C:\WireSharkCaptures\20130719SecShow1000_3514_2121_tcp20.txt_SecondaryDump--SecondaryVti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ireSharkCaptures\20130719SecShow1000_3514_2121_tcp20.txt_SecondaryDump--SecondaryVtip_dens.png"/>
                          <pic:cNvPicPr>
                            <a:picLocks noChangeAspect="1" noChangeArrowheads="1"/>
                          </pic:cNvPicPr>
                        </pic:nvPicPr>
                        <pic:blipFill>
                          <a:blip r:embed="rId13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713FB1" w14:paraId="3874595B" w14:textId="77777777" w:rsidTr="00751BCC">
        <w:tc>
          <w:tcPr>
            <w:tcW w:w="7596" w:type="dxa"/>
          </w:tcPr>
          <w:p w14:paraId="38745959" w14:textId="77777777" w:rsidR="00713FB1" w:rsidRDefault="00713FB1" w:rsidP="000C1FF3">
            <w:pPr>
              <w:spacing w:after="0" w:line="240" w:lineRule="auto"/>
              <w:rPr>
                <w:noProof/>
                <w:sz w:val="20"/>
                <w:szCs w:val="20"/>
              </w:rPr>
            </w:pPr>
            <w:r>
              <w:rPr>
                <w:noProof/>
                <w:sz w:val="20"/>
                <w:szCs w:val="20"/>
              </w:rPr>
              <w:lastRenderedPageBreak/>
              <w:drawing>
                <wp:inline distT="0" distB="0" distL="0" distR="0" wp14:anchorId="38745B8F" wp14:editId="38745B90">
                  <wp:extent cx="4572000" cy="4572000"/>
                  <wp:effectExtent l="19050" t="0" r="0" b="0"/>
                  <wp:docPr id="241" name="Picture 25" descr="C:\WireSharkCaptures\20121223SecShow1000_2514_tcp20.txt_SecondaryDump--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ireSharkCaptures\20121223SecShow1000_2514_tcp20.txt_SecondaryDump--SecondaryHome_dens.png"/>
                          <pic:cNvPicPr>
                            <a:picLocks noChangeAspect="1" noChangeArrowheads="1"/>
                          </pic:cNvPicPr>
                        </pic:nvPicPr>
                        <pic:blipFill>
                          <a:blip r:embed="rId13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5A" w14:textId="77777777" w:rsidR="00713FB1" w:rsidRDefault="00844798" w:rsidP="00751BCC">
            <w:r>
              <w:rPr>
                <w:noProof/>
              </w:rPr>
              <w:drawing>
                <wp:inline distT="0" distB="0" distL="0" distR="0" wp14:anchorId="38745B91" wp14:editId="38745B92">
                  <wp:extent cx="4572000" cy="4572000"/>
                  <wp:effectExtent l="19050" t="0" r="0" b="0"/>
                  <wp:docPr id="72" name="Picture 18" descr="C:\WireSharkCaptures\20130719SecShow1000_3514_2121_tcp20.txt_SecondaryDump--SecondaryHome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ireSharkCaptures\20130719SecShow1000_3514_2121_tcp20.txt_SecondaryDump--SecondaryHome_dens.png"/>
                          <pic:cNvPicPr>
                            <a:picLocks noChangeAspect="1" noChangeArrowheads="1"/>
                          </pic:cNvPicPr>
                        </pic:nvPicPr>
                        <pic:blipFill>
                          <a:blip r:embed="rId137"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r w:rsidR="00713FB1" w14:paraId="3874595E" w14:textId="77777777" w:rsidTr="00751BCC">
        <w:tc>
          <w:tcPr>
            <w:tcW w:w="7596" w:type="dxa"/>
          </w:tcPr>
          <w:p w14:paraId="3874595C" w14:textId="77777777" w:rsidR="00713FB1" w:rsidRDefault="00713FB1" w:rsidP="000C1FF3">
            <w:pPr>
              <w:spacing w:after="0" w:line="240" w:lineRule="auto"/>
              <w:rPr>
                <w:noProof/>
                <w:sz w:val="20"/>
                <w:szCs w:val="20"/>
              </w:rPr>
            </w:pPr>
            <w:r>
              <w:rPr>
                <w:noProof/>
                <w:sz w:val="20"/>
                <w:szCs w:val="20"/>
              </w:rPr>
              <w:lastRenderedPageBreak/>
              <w:drawing>
                <wp:inline distT="0" distB="0" distL="0" distR="0" wp14:anchorId="38745B93" wp14:editId="38745B94">
                  <wp:extent cx="4572000" cy="4572000"/>
                  <wp:effectExtent l="19050" t="0" r="0" b="0"/>
                  <wp:docPr id="253" name="Picture 26" descr="C:\WireSharkCaptures\20121223SecShow1000_2514_tcp20.txt_SecondaryDump--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WireSharkCaptures\20121223SecShow1000_2514_tcp20.txt_SecondaryDump--SecondaryDump_dens.png"/>
                          <pic:cNvPicPr>
                            <a:picLocks noChangeAspect="1" noChangeArrowheads="1"/>
                          </pic:cNvPicPr>
                        </pic:nvPicPr>
                        <pic:blipFill>
                          <a:blip r:embed="rId138"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c>
          <w:tcPr>
            <w:tcW w:w="7596" w:type="dxa"/>
          </w:tcPr>
          <w:p w14:paraId="3874595D" w14:textId="77777777" w:rsidR="00713FB1" w:rsidRDefault="00844798" w:rsidP="00751BCC">
            <w:r>
              <w:rPr>
                <w:noProof/>
              </w:rPr>
              <w:drawing>
                <wp:inline distT="0" distB="0" distL="0" distR="0" wp14:anchorId="38745B95" wp14:editId="38745B96">
                  <wp:extent cx="4572000" cy="4572000"/>
                  <wp:effectExtent l="19050" t="0" r="0" b="0"/>
                  <wp:docPr id="155" name="Picture 28" descr="C:\WireSharkCaptures\20130719SecShow1000_3514_2121_tcp20.txt_SecondaryDump--SecondaryDump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ireSharkCaptures\20130719SecShow1000_3514_2121_tcp20.txt_SecondaryDump--SecondaryDump_dens.png"/>
                          <pic:cNvPicPr>
                            <a:picLocks noChangeAspect="1" noChangeArrowheads="1"/>
                          </pic:cNvPicPr>
                        </pic:nvPicPr>
                        <pic:blipFill>
                          <a:blip r:embed="rId139"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tc>
      </w:tr>
    </w:tbl>
    <w:p w14:paraId="3874595F" w14:textId="77777777" w:rsidR="00751BCC" w:rsidRPr="00751BCC" w:rsidRDefault="00751BCC" w:rsidP="00751BCC"/>
    <w:p w14:paraId="38745960" w14:textId="77777777" w:rsidR="00C542B4" w:rsidRDefault="00C542B4">
      <w:pPr>
        <w:spacing w:after="0" w:line="240" w:lineRule="auto"/>
        <w:rPr>
          <w:b/>
          <w:kern w:val="28"/>
        </w:rPr>
      </w:pPr>
      <w:r>
        <w:br w:type="page"/>
      </w:r>
    </w:p>
    <w:p w14:paraId="38745961" w14:textId="77777777" w:rsidR="00453F03" w:rsidRDefault="0074385B" w:rsidP="000C1FF3">
      <w:pPr>
        <w:pStyle w:val="Heading3"/>
        <w:numPr>
          <w:ilvl w:val="2"/>
          <w:numId w:val="2"/>
        </w:numPr>
        <w:tabs>
          <w:tab w:val="clear" w:pos="2502"/>
        </w:tabs>
      </w:pPr>
      <w:bookmarkStart w:id="153" w:name="_Toc354401886"/>
      <w:r>
        <w:lastRenderedPageBreak/>
        <w:t>SalesShow_All_</w:t>
      </w:r>
      <w:r w:rsidR="006E03C9">
        <w:t xml:space="preserve">SaHa </w:t>
      </w:r>
      <w:r w:rsidR="00931817">
        <w:t xml:space="preserve">– 2514 To 3514 </w:t>
      </w:r>
      <w:r w:rsidR="00751BCC">
        <w:t xml:space="preserve">Command-Response </w:t>
      </w:r>
      <w:r w:rsidR="00E05269">
        <w:t>Plot</w:t>
      </w:r>
      <w:r w:rsidR="006A7A7E">
        <w:t xml:space="preserve"> </w:t>
      </w:r>
      <w:r w:rsidR="00C55901">
        <w:t>Comparisons – Secondary</w:t>
      </w:r>
      <w:r w:rsidR="00931817">
        <w:t xml:space="preserve"> Arm</w:t>
      </w:r>
      <w:bookmarkEnd w:id="153"/>
    </w:p>
    <w:tbl>
      <w:tblPr>
        <w:tblStyle w:val="TableGrid"/>
        <w:tblW w:w="15120" w:type="dxa"/>
        <w:tblInd w:w="-162" w:type="dxa"/>
        <w:tblLayout w:type="fixed"/>
        <w:tblCellMar>
          <w:top w:w="29" w:type="dxa"/>
          <w:left w:w="115" w:type="dxa"/>
          <w:bottom w:w="29" w:type="dxa"/>
          <w:right w:w="115" w:type="dxa"/>
        </w:tblCellMar>
        <w:tblLook w:val="04A0" w:firstRow="1" w:lastRow="0" w:firstColumn="1" w:lastColumn="0" w:noHBand="0" w:noVBand="1"/>
      </w:tblPr>
      <w:tblGrid>
        <w:gridCol w:w="7560"/>
        <w:gridCol w:w="7560"/>
      </w:tblGrid>
      <w:tr w:rsidR="00753FC3" w14:paraId="38745964" w14:textId="77777777" w:rsidTr="00214288">
        <w:trPr>
          <w:cantSplit/>
          <w:trHeight w:val="287"/>
          <w:tblHeader/>
        </w:trPr>
        <w:tc>
          <w:tcPr>
            <w:tcW w:w="7560" w:type="dxa"/>
            <w:shd w:val="clear" w:color="auto" w:fill="D9D9D9" w:themeFill="background1" w:themeFillShade="D9"/>
            <w:vAlign w:val="bottom"/>
          </w:tcPr>
          <w:p w14:paraId="38745962" w14:textId="77777777" w:rsidR="00753FC3" w:rsidRPr="0091176B" w:rsidRDefault="00753FC3" w:rsidP="00753FC3">
            <w:pPr>
              <w:jc w:val="center"/>
              <w:rPr>
                <w:b/>
              </w:rPr>
            </w:pPr>
            <w:r>
              <w:rPr>
                <w:b/>
              </w:rPr>
              <w:t>Secondary Arm 2514</w:t>
            </w:r>
          </w:p>
        </w:tc>
        <w:tc>
          <w:tcPr>
            <w:tcW w:w="7560" w:type="dxa"/>
            <w:shd w:val="clear" w:color="auto" w:fill="D9D9D9" w:themeFill="background1" w:themeFillShade="D9"/>
            <w:vAlign w:val="bottom"/>
          </w:tcPr>
          <w:p w14:paraId="38745963" w14:textId="77777777" w:rsidR="00753FC3" w:rsidRPr="0091176B" w:rsidRDefault="00285388" w:rsidP="00753FC3">
            <w:pPr>
              <w:jc w:val="center"/>
              <w:rPr>
                <w:b/>
              </w:rPr>
            </w:pPr>
            <w:r>
              <w:rPr>
                <w:b/>
              </w:rPr>
              <w:t>Secondary Arm 3</w:t>
            </w:r>
            <w:r w:rsidR="00753FC3">
              <w:rPr>
                <w:b/>
              </w:rPr>
              <w:t>514</w:t>
            </w:r>
          </w:p>
        </w:tc>
      </w:tr>
      <w:tr w:rsidR="008F7D9F" w14:paraId="38745967" w14:textId="77777777" w:rsidTr="00214288">
        <w:tc>
          <w:tcPr>
            <w:tcW w:w="7560" w:type="dxa"/>
          </w:tcPr>
          <w:p w14:paraId="38745965" w14:textId="77777777" w:rsidR="008F7D9F" w:rsidRDefault="008F7D9F" w:rsidP="008F7D9F">
            <w:pPr>
              <w:rPr>
                <w:noProof/>
              </w:rPr>
            </w:pPr>
            <w:r>
              <w:rPr>
                <w:noProof/>
              </w:rPr>
              <w:drawing>
                <wp:inline distT="0" distB="0" distL="0" distR="0" wp14:anchorId="38745B97" wp14:editId="38745B98">
                  <wp:extent cx="4572000" cy="2286000"/>
                  <wp:effectExtent l="19050" t="0" r="0" b="0"/>
                  <wp:docPr id="112" name="Picture 35" descr="C:\WireSharkCaptures\20121223SecShow1000_2514_tcp20.txt_SecondaryDump--Second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ireSharkCaptures\20121223SecShow1000_2514_tcp20.txt_SecondaryDump--SecondaryDump.png"/>
                          <pic:cNvPicPr>
                            <a:picLocks noChangeAspect="1" noChangeArrowheads="1"/>
                          </pic:cNvPicPr>
                        </pic:nvPicPr>
                        <pic:blipFill>
                          <a:blip r:embed="rId140"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66" w14:textId="77777777" w:rsidR="008F7D9F" w:rsidRDefault="00844798" w:rsidP="008F7D9F">
            <w:r>
              <w:rPr>
                <w:noProof/>
              </w:rPr>
              <w:drawing>
                <wp:inline distT="0" distB="0" distL="0" distR="0" wp14:anchorId="38745B99" wp14:editId="38745B9A">
                  <wp:extent cx="4572000" cy="2286000"/>
                  <wp:effectExtent l="19050" t="0" r="0" b="0"/>
                  <wp:docPr id="156" name="Picture 29" descr="C:\WireSharkCaptures\20130719SecShow1000_3514_2121_tcp20.txt_SecondaryDump--Second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WireSharkCaptures\20130719SecShow1000_3514_2121_tcp20.txt_SecondaryDump--SecondaryDump.png"/>
                          <pic:cNvPicPr>
                            <a:picLocks noChangeAspect="1" noChangeArrowheads="1"/>
                          </pic:cNvPicPr>
                        </pic:nvPicPr>
                        <pic:blipFill>
                          <a:blip r:embed="rId141"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6A" w14:textId="77777777" w:rsidTr="00214288">
        <w:tc>
          <w:tcPr>
            <w:tcW w:w="7560" w:type="dxa"/>
          </w:tcPr>
          <w:p w14:paraId="38745968" w14:textId="77777777" w:rsidR="008F7D9F" w:rsidRDefault="008F7D9F" w:rsidP="008F7D9F">
            <w:pPr>
              <w:rPr>
                <w:noProof/>
              </w:rPr>
            </w:pPr>
            <w:r>
              <w:rPr>
                <w:noProof/>
              </w:rPr>
              <w:drawing>
                <wp:inline distT="0" distB="0" distL="0" distR="0" wp14:anchorId="38745B9B" wp14:editId="38745B9C">
                  <wp:extent cx="4572000" cy="2286000"/>
                  <wp:effectExtent l="19050" t="0" r="0" b="0"/>
                  <wp:docPr id="114" name="Picture 36" descr="C:\WireSharkCaptures\20121223SecShow1000_2514_tcp20.txt_SecondaryDump--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WireSharkCaptures\20121223SecShow1000_2514_tcp20.txt_SecondaryDump--SecondaryHome.png"/>
                          <pic:cNvPicPr>
                            <a:picLocks noChangeAspect="1" noChangeArrowheads="1"/>
                          </pic:cNvPicPr>
                        </pic:nvPicPr>
                        <pic:blipFill>
                          <a:blip r:embed="rId142"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69" w14:textId="77777777" w:rsidR="008F7D9F" w:rsidRDefault="00844798" w:rsidP="008F7D9F">
            <w:r>
              <w:rPr>
                <w:noProof/>
              </w:rPr>
              <w:drawing>
                <wp:inline distT="0" distB="0" distL="0" distR="0" wp14:anchorId="38745B9D" wp14:editId="38745B9E">
                  <wp:extent cx="4572000" cy="2286000"/>
                  <wp:effectExtent l="19050" t="0" r="0" b="0"/>
                  <wp:docPr id="167" name="Picture 30" descr="C:\WireSharkCaptures\20130719SecShow1000_3514_2121_tcp20.txt_SecondaryDump--Seconda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WireSharkCaptures\20130719SecShow1000_3514_2121_tcp20.txt_SecondaryDump--SecondaryHome.png"/>
                          <pic:cNvPicPr>
                            <a:picLocks noChangeAspect="1" noChangeArrowheads="1"/>
                          </pic:cNvPicPr>
                        </pic:nvPicPr>
                        <pic:blipFill>
                          <a:blip r:embed="rId14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6D" w14:textId="77777777" w:rsidTr="00214288">
        <w:tc>
          <w:tcPr>
            <w:tcW w:w="7560" w:type="dxa"/>
          </w:tcPr>
          <w:p w14:paraId="3874596B" w14:textId="77777777" w:rsidR="008F7D9F" w:rsidRDefault="008F7D9F" w:rsidP="008F7D9F">
            <w:r>
              <w:rPr>
                <w:noProof/>
              </w:rPr>
              <w:lastRenderedPageBreak/>
              <w:drawing>
                <wp:inline distT="0" distB="0" distL="0" distR="0" wp14:anchorId="38745B9F" wp14:editId="38745BA0">
                  <wp:extent cx="4572000" cy="2286000"/>
                  <wp:effectExtent l="19050" t="0" r="0" b="0"/>
                  <wp:docPr id="116" name="Picture 42" descr="C:\WireSharkCaptures\20121223SecShow1000_2514_tcp20.txt_SecondaryDump--Second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ireSharkCaptures\20121223SecShow1000_2514_tcp20.txt_SecondaryDump--SecondaryVtip.png"/>
                          <pic:cNvPicPr>
                            <a:picLocks noChangeAspect="1" noChangeArrowheads="1"/>
                          </pic:cNvPicPr>
                        </pic:nvPicPr>
                        <pic:blipFill>
                          <a:blip r:embed="rId144"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6C" w14:textId="77777777" w:rsidR="008F7D9F" w:rsidRDefault="00844798" w:rsidP="008F7D9F">
            <w:r>
              <w:rPr>
                <w:noProof/>
              </w:rPr>
              <w:drawing>
                <wp:inline distT="0" distB="0" distL="0" distR="0" wp14:anchorId="38745BA1" wp14:editId="38745BA2">
                  <wp:extent cx="4572000" cy="2286000"/>
                  <wp:effectExtent l="19050" t="0" r="0" b="0"/>
                  <wp:docPr id="168" name="Picture 31" descr="C:\WireSharkCaptures\20130719SecShow1000_3514_2121_tcp20.txt_SecondaryDump--Second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WireSharkCaptures\20130719SecShow1000_3514_2121_tcp20.txt_SecondaryDump--SecondaryVtip.png"/>
                          <pic:cNvPicPr>
                            <a:picLocks noChangeAspect="1" noChangeArrowheads="1"/>
                          </pic:cNvPicPr>
                        </pic:nvPicPr>
                        <pic:blipFill>
                          <a:blip r:embed="rId14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70" w14:textId="77777777" w:rsidTr="00214288">
        <w:tc>
          <w:tcPr>
            <w:tcW w:w="7560" w:type="dxa"/>
          </w:tcPr>
          <w:p w14:paraId="3874596E" w14:textId="77777777" w:rsidR="008F7D9F" w:rsidRDefault="008F7D9F" w:rsidP="008F7D9F">
            <w:pPr>
              <w:rPr>
                <w:noProof/>
              </w:rPr>
            </w:pPr>
            <w:r>
              <w:rPr>
                <w:noProof/>
              </w:rPr>
              <w:drawing>
                <wp:inline distT="0" distB="0" distL="0" distR="0" wp14:anchorId="38745BA3" wp14:editId="38745BA4">
                  <wp:extent cx="4572000" cy="2286000"/>
                  <wp:effectExtent l="19050" t="0" r="0" b="0"/>
                  <wp:docPr id="118" name="Picture 43" descr="C:\WireSharkCaptures\20121223SecShow1000_2514_tcp20.txt_SecondaryHome--Second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ireSharkCaptures\20121223SecShow1000_2514_tcp20.txt_SecondaryHome--SecondaryDump.png"/>
                          <pic:cNvPicPr>
                            <a:picLocks noChangeAspect="1" noChangeArrowheads="1"/>
                          </pic:cNvPicPr>
                        </pic:nvPicPr>
                        <pic:blipFill>
                          <a:blip r:embed="rId146"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6F" w14:textId="77777777" w:rsidR="008F7D9F" w:rsidRDefault="00844798" w:rsidP="008F7D9F">
            <w:r>
              <w:rPr>
                <w:noProof/>
              </w:rPr>
              <w:drawing>
                <wp:inline distT="0" distB="0" distL="0" distR="0" wp14:anchorId="38745BA5" wp14:editId="38745BA6">
                  <wp:extent cx="4572000" cy="2286000"/>
                  <wp:effectExtent l="19050" t="0" r="0" b="0"/>
                  <wp:docPr id="169" name="Picture 32" descr="C:\WireSharkCaptures\20130719SecShow1000_3514_2121_tcp20.txt_SecondaryHome--Second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ireSharkCaptures\20130719SecShow1000_3514_2121_tcp20.txt_SecondaryHome--SecondaryDump.png"/>
                          <pic:cNvPicPr>
                            <a:picLocks noChangeAspect="1" noChangeArrowheads="1"/>
                          </pic:cNvPicPr>
                        </pic:nvPicPr>
                        <pic:blipFill>
                          <a:blip r:embed="rId14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73" w14:textId="77777777" w:rsidTr="00214288">
        <w:tc>
          <w:tcPr>
            <w:tcW w:w="7560" w:type="dxa"/>
          </w:tcPr>
          <w:p w14:paraId="38745971" w14:textId="77777777" w:rsidR="008F7D9F" w:rsidRDefault="008F7D9F" w:rsidP="008F7D9F">
            <w:pPr>
              <w:rPr>
                <w:noProof/>
              </w:rPr>
            </w:pPr>
            <w:r>
              <w:rPr>
                <w:noProof/>
              </w:rPr>
              <w:lastRenderedPageBreak/>
              <w:drawing>
                <wp:inline distT="0" distB="0" distL="0" distR="0" wp14:anchorId="38745BA7" wp14:editId="38745BA8">
                  <wp:extent cx="4572000" cy="2286000"/>
                  <wp:effectExtent l="19050" t="0" r="0" b="0"/>
                  <wp:docPr id="120" name="Picture 44" descr="C:\WireSharkCaptures\20121223SecShow1000_2514_tcp20.txt_SecondaryHome--Second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ireSharkCaptures\20121223SecShow1000_2514_tcp20.txt_SecondaryHome--SecondaryVtip.png"/>
                          <pic:cNvPicPr>
                            <a:picLocks noChangeAspect="1" noChangeArrowheads="1"/>
                          </pic:cNvPicPr>
                        </pic:nvPicPr>
                        <pic:blipFill>
                          <a:blip r:embed="rId148"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72" w14:textId="77777777" w:rsidR="008F7D9F" w:rsidRDefault="00844798" w:rsidP="008F7D9F">
            <w:r>
              <w:rPr>
                <w:noProof/>
              </w:rPr>
              <w:drawing>
                <wp:inline distT="0" distB="0" distL="0" distR="0" wp14:anchorId="38745BA9" wp14:editId="38745BAA">
                  <wp:extent cx="4572000" cy="2286000"/>
                  <wp:effectExtent l="19050" t="0" r="0" b="0"/>
                  <wp:docPr id="170" name="Picture 33" descr="C:\WireSharkCaptures\20130719SecShow1000_3514_2121_tcp20.txt_SecondaryHome--SecondaryV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ireSharkCaptures\20130719SecShow1000_3514_2121_tcp20.txt_SecondaryHome--SecondaryVtip.png"/>
                          <pic:cNvPicPr>
                            <a:picLocks noChangeAspect="1" noChangeArrowheads="1"/>
                          </pic:cNvPicPr>
                        </pic:nvPicPr>
                        <pic:blipFill>
                          <a:blip r:embed="rId149"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76" w14:textId="77777777" w:rsidTr="00214288">
        <w:tc>
          <w:tcPr>
            <w:tcW w:w="7560" w:type="dxa"/>
          </w:tcPr>
          <w:p w14:paraId="38745974" w14:textId="77777777" w:rsidR="008F7D9F" w:rsidRDefault="008F7D9F" w:rsidP="008F7D9F">
            <w:pPr>
              <w:rPr>
                <w:noProof/>
              </w:rPr>
            </w:pPr>
            <w:r>
              <w:rPr>
                <w:noProof/>
              </w:rPr>
              <w:drawing>
                <wp:inline distT="0" distB="0" distL="0" distR="0" wp14:anchorId="38745BAB" wp14:editId="38745BAC">
                  <wp:extent cx="4572000" cy="2286000"/>
                  <wp:effectExtent l="19050" t="0" r="0" b="0"/>
                  <wp:docPr id="122" name="Picture 45" descr="C:\WireSharkCaptures\20121223SecShow1000_2514_tcp20.txt_SecondaryIncMid--Second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WireSharkCaptures\20121223SecShow1000_2514_tcp20.txt_SecondaryIncMid--SecondarySeal.png"/>
                          <pic:cNvPicPr>
                            <a:picLocks noChangeAspect="1" noChangeArrowheads="1"/>
                          </pic:cNvPicPr>
                        </pic:nvPicPr>
                        <pic:blipFill>
                          <a:blip r:embed="rId150"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75" w14:textId="77777777" w:rsidR="008F7D9F" w:rsidRDefault="00844798" w:rsidP="008F7D9F">
            <w:r>
              <w:rPr>
                <w:noProof/>
              </w:rPr>
              <w:drawing>
                <wp:inline distT="0" distB="0" distL="0" distR="0" wp14:anchorId="38745BAD" wp14:editId="38745BAE">
                  <wp:extent cx="4572000" cy="2286000"/>
                  <wp:effectExtent l="19050" t="0" r="0" b="0"/>
                  <wp:docPr id="171" name="Picture 34" descr="C:\WireSharkCaptures\20130719SecShow1000_3514_2121_tcp20.txt_SecondaryIncMid--Second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WireSharkCaptures\20130719SecShow1000_3514_2121_tcp20.txt_SecondaryIncMid--SecondarySeal.png"/>
                          <pic:cNvPicPr>
                            <a:picLocks noChangeAspect="1" noChangeArrowheads="1"/>
                          </pic:cNvPicPr>
                        </pic:nvPicPr>
                        <pic:blipFill>
                          <a:blip r:embed="rId151"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79" w14:textId="77777777" w:rsidTr="00214288">
        <w:tc>
          <w:tcPr>
            <w:tcW w:w="7560" w:type="dxa"/>
          </w:tcPr>
          <w:p w14:paraId="38745977" w14:textId="77777777" w:rsidR="008F7D9F" w:rsidRDefault="008F7D9F" w:rsidP="008F7D9F">
            <w:pPr>
              <w:rPr>
                <w:noProof/>
              </w:rPr>
            </w:pPr>
            <w:r>
              <w:rPr>
                <w:noProof/>
              </w:rPr>
              <w:lastRenderedPageBreak/>
              <w:drawing>
                <wp:inline distT="0" distB="0" distL="0" distR="0" wp14:anchorId="38745BAF" wp14:editId="38745BB0">
                  <wp:extent cx="4267200" cy="2133600"/>
                  <wp:effectExtent l="19050" t="0" r="0" b="0"/>
                  <wp:docPr id="124" name="Picture 46" descr="C:\WireSharkCaptures\20121223SecShow1000_2514_tcp20.txt_SecondaryIncOtr--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WireSharkCaptures\20121223SecShow1000_2514_tcp20.txt_SecondaryIncOtr--SecondaryIncOtr.png"/>
                          <pic:cNvPicPr>
                            <a:picLocks noChangeAspect="1" noChangeArrowheads="1"/>
                          </pic:cNvPicPr>
                        </pic:nvPicPr>
                        <pic:blipFill>
                          <a:blip r:embed="rId152" cstate="print"/>
                          <a:srcRect/>
                          <a:stretch>
                            <a:fillRect/>
                          </a:stretch>
                        </pic:blipFill>
                        <pic:spPr bwMode="auto">
                          <a:xfrm>
                            <a:off x="0" y="0"/>
                            <a:ext cx="4267200" cy="2133600"/>
                          </a:xfrm>
                          <a:prstGeom prst="rect">
                            <a:avLst/>
                          </a:prstGeom>
                          <a:noFill/>
                          <a:ln w="9525">
                            <a:noFill/>
                            <a:miter lim="800000"/>
                            <a:headEnd/>
                            <a:tailEnd/>
                          </a:ln>
                        </pic:spPr>
                      </pic:pic>
                    </a:graphicData>
                  </a:graphic>
                </wp:inline>
              </w:drawing>
            </w:r>
          </w:p>
        </w:tc>
        <w:tc>
          <w:tcPr>
            <w:tcW w:w="7560" w:type="dxa"/>
          </w:tcPr>
          <w:p w14:paraId="38745978" w14:textId="77777777" w:rsidR="008F7D9F" w:rsidRDefault="00844798" w:rsidP="008F7D9F">
            <w:r>
              <w:rPr>
                <w:noProof/>
              </w:rPr>
              <w:drawing>
                <wp:inline distT="0" distB="0" distL="0" distR="0" wp14:anchorId="38745BB1" wp14:editId="38745BB2">
                  <wp:extent cx="4572000" cy="2286000"/>
                  <wp:effectExtent l="19050" t="0" r="0" b="0"/>
                  <wp:docPr id="172" name="Picture 35" descr="C:\WireSharkCaptures\20130719SecShow1000_3514_2121_tcp20.txt_SecondaryIncOtr--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ireSharkCaptures\20130719SecShow1000_3514_2121_tcp20.txt_SecondaryIncOtr--SecondaryIncOtr.png"/>
                          <pic:cNvPicPr>
                            <a:picLocks noChangeAspect="1" noChangeArrowheads="1"/>
                          </pic:cNvPicPr>
                        </pic:nvPicPr>
                        <pic:blipFill>
                          <a:blip r:embed="rId15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7C" w14:textId="77777777" w:rsidTr="00214288">
        <w:tc>
          <w:tcPr>
            <w:tcW w:w="7560" w:type="dxa"/>
          </w:tcPr>
          <w:p w14:paraId="3874597A" w14:textId="77777777" w:rsidR="008F7D9F" w:rsidRDefault="008F7D9F" w:rsidP="008F7D9F">
            <w:pPr>
              <w:rPr>
                <w:noProof/>
              </w:rPr>
            </w:pPr>
            <w:r>
              <w:rPr>
                <w:noProof/>
              </w:rPr>
              <w:drawing>
                <wp:inline distT="0" distB="0" distL="0" distR="0" wp14:anchorId="38745BB3" wp14:editId="38745BB4">
                  <wp:extent cx="4572000" cy="2286000"/>
                  <wp:effectExtent l="19050" t="0" r="0" b="0"/>
                  <wp:docPr id="126" name="Picture 47" descr="C:\WireSharkCaptures\20121223SecShow1000_2514_tcp20.txt_SecondaryIncOtr--SecondarySa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WireSharkCaptures\20121223SecShow1000_2514_tcp20.txt_SecondaryIncOtr--SecondarySaha1.png"/>
                          <pic:cNvPicPr>
                            <a:picLocks noChangeAspect="1" noChangeArrowheads="1"/>
                          </pic:cNvPicPr>
                        </pic:nvPicPr>
                        <pic:blipFill>
                          <a:blip r:embed="rId154"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7B" w14:textId="77777777" w:rsidR="008F7D9F" w:rsidRDefault="00844798" w:rsidP="008F7D9F">
            <w:r>
              <w:rPr>
                <w:noProof/>
              </w:rPr>
              <w:drawing>
                <wp:inline distT="0" distB="0" distL="0" distR="0" wp14:anchorId="38745BB5" wp14:editId="38745BB6">
                  <wp:extent cx="4572000" cy="2286000"/>
                  <wp:effectExtent l="19050" t="0" r="0" b="0"/>
                  <wp:docPr id="173" name="Picture 36" descr="C:\WireSharkCaptures\20130719SecShow1000_3514_2121_tcp20.txt_SecondaryIncOtr--SecondarySa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WireSharkCaptures\20130719SecShow1000_3514_2121_tcp20.txt_SecondaryIncOtr--SecondarySaHa1.png"/>
                          <pic:cNvPicPr>
                            <a:picLocks noChangeAspect="1" noChangeArrowheads="1"/>
                          </pic:cNvPicPr>
                        </pic:nvPicPr>
                        <pic:blipFill>
                          <a:blip r:embed="rId15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7F" w14:textId="77777777" w:rsidTr="00214288">
        <w:tc>
          <w:tcPr>
            <w:tcW w:w="7560" w:type="dxa"/>
          </w:tcPr>
          <w:p w14:paraId="3874597D" w14:textId="77777777" w:rsidR="008F7D9F" w:rsidRDefault="008F7D9F" w:rsidP="008F7D9F">
            <w:pPr>
              <w:rPr>
                <w:noProof/>
              </w:rPr>
            </w:pPr>
            <w:r>
              <w:rPr>
                <w:noProof/>
              </w:rPr>
              <w:lastRenderedPageBreak/>
              <w:drawing>
                <wp:inline distT="0" distB="0" distL="0" distR="0" wp14:anchorId="38745BB7" wp14:editId="38745BB8">
                  <wp:extent cx="4572000" cy="2286000"/>
                  <wp:effectExtent l="19050" t="0" r="0" b="0"/>
                  <wp:docPr id="128" name="Picture 48" descr="C:\WireSharkCaptures\20121223SecShow1000_2514_tcp20.txt_SecondaryIncOtr--SecondarySaH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WireSharkCaptures\20121223SecShow1000_2514_tcp20.txt_SecondaryIncOtr--SecondarySaHa3.png"/>
                          <pic:cNvPicPr>
                            <a:picLocks noChangeAspect="1" noChangeArrowheads="1"/>
                          </pic:cNvPicPr>
                        </pic:nvPicPr>
                        <pic:blipFill>
                          <a:blip r:embed="rId156"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7E" w14:textId="77777777" w:rsidR="008F7D9F" w:rsidRDefault="00844798" w:rsidP="008F7D9F">
            <w:r>
              <w:rPr>
                <w:noProof/>
              </w:rPr>
              <w:drawing>
                <wp:inline distT="0" distB="0" distL="0" distR="0" wp14:anchorId="38745BB9" wp14:editId="38745BBA">
                  <wp:extent cx="4572000" cy="2286000"/>
                  <wp:effectExtent l="19050" t="0" r="0" b="0"/>
                  <wp:docPr id="175" name="Picture 37" descr="C:\WireSharkCaptures\20130719SecShow1000_3514_2121_tcp20.txt_SecondaryIncOtr--SecondarySaH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WireSharkCaptures\20130719SecShow1000_3514_2121_tcp20.txt_SecondaryIncOtr--SecondarySaHa3.png"/>
                          <pic:cNvPicPr>
                            <a:picLocks noChangeAspect="1" noChangeArrowheads="1"/>
                          </pic:cNvPicPr>
                        </pic:nvPicPr>
                        <pic:blipFill>
                          <a:blip r:embed="rId15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82" w14:textId="77777777" w:rsidTr="00214288">
        <w:tc>
          <w:tcPr>
            <w:tcW w:w="7560" w:type="dxa"/>
          </w:tcPr>
          <w:p w14:paraId="38745980" w14:textId="77777777" w:rsidR="008F7D9F" w:rsidRDefault="008F7D9F" w:rsidP="008F7D9F">
            <w:pPr>
              <w:rPr>
                <w:noProof/>
              </w:rPr>
            </w:pPr>
            <w:r>
              <w:rPr>
                <w:noProof/>
              </w:rPr>
              <w:drawing>
                <wp:inline distT="0" distB="0" distL="0" distR="0" wp14:anchorId="38745BBB" wp14:editId="38745BBC">
                  <wp:extent cx="4572000" cy="2286000"/>
                  <wp:effectExtent l="19050" t="0" r="0" b="0"/>
                  <wp:docPr id="130" name="Picture 49" descr="C:\WireSharkCaptures\20121223SecShow1000_2514_tcp20.txt_SecondaryIncOtr--Second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WireSharkCaptures\20121223SecShow1000_2514_tcp20.txt_SecondaryIncOtr--SecondarySeal.png"/>
                          <pic:cNvPicPr>
                            <a:picLocks noChangeAspect="1" noChangeArrowheads="1"/>
                          </pic:cNvPicPr>
                        </pic:nvPicPr>
                        <pic:blipFill>
                          <a:blip r:embed="rId158"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81" w14:textId="77777777" w:rsidR="008F7D9F" w:rsidRDefault="00844798" w:rsidP="008F7D9F">
            <w:r>
              <w:rPr>
                <w:noProof/>
              </w:rPr>
              <w:drawing>
                <wp:inline distT="0" distB="0" distL="0" distR="0" wp14:anchorId="38745BBD" wp14:editId="38745BBE">
                  <wp:extent cx="4572000" cy="2286000"/>
                  <wp:effectExtent l="19050" t="0" r="0" b="0"/>
                  <wp:docPr id="177" name="Picture 38" descr="C:\WireSharkCaptures\20130719SecShow1000_3514_2121_tcp20.txt_SecondaryIncOtr--Second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WireSharkCaptures\20130719SecShow1000_3514_2121_tcp20.txt_SecondaryIncOtr--SecondarySeal.png"/>
                          <pic:cNvPicPr>
                            <a:picLocks noChangeAspect="1" noChangeArrowheads="1"/>
                          </pic:cNvPicPr>
                        </pic:nvPicPr>
                        <pic:blipFill>
                          <a:blip r:embed="rId159"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85" w14:textId="77777777" w:rsidTr="00214288">
        <w:tc>
          <w:tcPr>
            <w:tcW w:w="7560" w:type="dxa"/>
          </w:tcPr>
          <w:p w14:paraId="38745983" w14:textId="77777777" w:rsidR="008F7D9F" w:rsidRDefault="008F7D9F" w:rsidP="008F7D9F">
            <w:pPr>
              <w:rPr>
                <w:noProof/>
              </w:rPr>
            </w:pPr>
            <w:r>
              <w:rPr>
                <w:noProof/>
              </w:rPr>
              <w:lastRenderedPageBreak/>
              <w:drawing>
                <wp:inline distT="0" distB="0" distL="0" distR="0" wp14:anchorId="38745BBF" wp14:editId="38745BC0">
                  <wp:extent cx="4572000" cy="2286000"/>
                  <wp:effectExtent l="19050" t="0" r="0" b="0"/>
                  <wp:docPr id="132" name="Picture 50" descr="C:\WireSharkCaptures\20121223SecShow1000_2514_tcp20.txt_SecondarySaha0--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WireSharkCaptures\20121223SecShow1000_2514_tcp20.txt_SecondarySaha0--SecondaryIncOtr.png"/>
                          <pic:cNvPicPr>
                            <a:picLocks noChangeAspect="1" noChangeArrowheads="1"/>
                          </pic:cNvPicPr>
                        </pic:nvPicPr>
                        <pic:blipFill>
                          <a:blip r:embed="rId160"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84" w14:textId="77777777" w:rsidR="008F7D9F" w:rsidRDefault="00844798" w:rsidP="008F7D9F">
            <w:r>
              <w:rPr>
                <w:noProof/>
              </w:rPr>
              <w:drawing>
                <wp:inline distT="0" distB="0" distL="0" distR="0" wp14:anchorId="38745BC1" wp14:editId="38745BC2">
                  <wp:extent cx="4572000" cy="2286000"/>
                  <wp:effectExtent l="19050" t="0" r="0" b="0"/>
                  <wp:docPr id="179" name="Picture 39" descr="C:\WireSharkCaptures\20130719SecShow1000_3514_2121_tcp20.txt_SecondarySaHa0--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ireSharkCaptures\20130719SecShow1000_3514_2121_tcp20.txt_SecondarySaHa0--SecondaryIncOtr.png"/>
                          <pic:cNvPicPr>
                            <a:picLocks noChangeAspect="1" noChangeArrowheads="1"/>
                          </pic:cNvPicPr>
                        </pic:nvPicPr>
                        <pic:blipFill>
                          <a:blip r:embed="rId161"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88" w14:textId="77777777" w:rsidTr="00214288">
        <w:tc>
          <w:tcPr>
            <w:tcW w:w="7560" w:type="dxa"/>
          </w:tcPr>
          <w:p w14:paraId="38745986" w14:textId="77777777" w:rsidR="008F7D9F" w:rsidRDefault="008F7D9F" w:rsidP="008F7D9F">
            <w:pPr>
              <w:rPr>
                <w:noProof/>
              </w:rPr>
            </w:pPr>
            <w:r>
              <w:rPr>
                <w:noProof/>
              </w:rPr>
              <w:drawing>
                <wp:inline distT="0" distB="0" distL="0" distR="0" wp14:anchorId="38745BC3" wp14:editId="38745BC4">
                  <wp:extent cx="4572000" cy="2286000"/>
                  <wp:effectExtent l="19050" t="0" r="0" b="0"/>
                  <wp:docPr id="134" name="Picture 51" descr="C:\WireSharkCaptures\20121223SecShow1000_2514_tcp20.txt_SecondarySaha1--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WireSharkCaptures\20121223SecShow1000_2514_tcp20.txt_SecondarySaha1--SecondaryIncOtr.png"/>
                          <pic:cNvPicPr>
                            <a:picLocks noChangeAspect="1" noChangeArrowheads="1"/>
                          </pic:cNvPicPr>
                        </pic:nvPicPr>
                        <pic:blipFill>
                          <a:blip r:embed="rId162"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87" w14:textId="77777777" w:rsidR="008F7D9F" w:rsidRDefault="00844798" w:rsidP="008F7D9F">
            <w:r>
              <w:rPr>
                <w:noProof/>
              </w:rPr>
              <w:drawing>
                <wp:inline distT="0" distB="0" distL="0" distR="0" wp14:anchorId="38745BC5" wp14:editId="38745BC6">
                  <wp:extent cx="4572000" cy="2286000"/>
                  <wp:effectExtent l="19050" t="0" r="0" b="0"/>
                  <wp:docPr id="181" name="Picture 40" descr="C:\WireSharkCaptures\20130719SecShow1000_3514_2121_tcp20.txt_SecondarySaHa1--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ireSharkCaptures\20130719SecShow1000_3514_2121_tcp20.txt_SecondarySaHa1--SecondaryIncOtr.png"/>
                          <pic:cNvPicPr>
                            <a:picLocks noChangeAspect="1" noChangeArrowheads="1"/>
                          </pic:cNvPicPr>
                        </pic:nvPicPr>
                        <pic:blipFill>
                          <a:blip r:embed="rId16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8B" w14:textId="77777777" w:rsidTr="00214288">
        <w:tc>
          <w:tcPr>
            <w:tcW w:w="7560" w:type="dxa"/>
          </w:tcPr>
          <w:p w14:paraId="38745989" w14:textId="77777777" w:rsidR="008F7D9F" w:rsidRDefault="008F7D9F" w:rsidP="008F7D9F">
            <w:pPr>
              <w:rPr>
                <w:noProof/>
              </w:rPr>
            </w:pPr>
            <w:r>
              <w:rPr>
                <w:noProof/>
              </w:rPr>
              <w:lastRenderedPageBreak/>
              <w:drawing>
                <wp:inline distT="0" distB="0" distL="0" distR="0" wp14:anchorId="38745BC7" wp14:editId="38745BC8">
                  <wp:extent cx="4572000" cy="2286000"/>
                  <wp:effectExtent l="19050" t="0" r="0" b="0"/>
                  <wp:docPr id="136" name="Picture 52" descr="C:\WireSharkCaptures\20121223SecShow1000_2514_tcp20.txt_SecondarySaHa2--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ireSharkCaptures\20121223SecShow1000_2514_tcp20.txt_SecondarySaHa2--SecondaryIncOtr.png"/>
                          <pic:cNvPicPr>
                            <a:picLocks noChangeAspect="1" noChangeArrowheads="1"/>
                          </pic:cNvPicPr>
                        </pic:nvPicPr>
                        <pic:blipFill>
                          <a:blip r:embed="rId164"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8A" w14:textId="77777777" w:rsidR="008F7D9F" w:rsidRDefault="00844798" w:rsidP="008F7D9F">
            <w:r>
              <w:rPr>
                <w:noProof/>
              </w:rPr>
              <w:drawing>
                <wp:inline distT="0" distB="0" distL="0" distR="0" wp14:anchorId="38745BC9" wp14:editId="38745BCA">
                  <wp:extent cx="4572000" cy="2286000"/>
                  <wp:effectExtent l="19050" t="0" r="0" b="0"/>
                  <wp:docPr id="183" name="Picture 41" descr="C:\WireSharkCaptures\20130719SecShow1000_3514_2121_tcp20.txt_SecondarySaHa2--SecondaryInc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WireSharkCaptures\20130719SecShow1000_3514_2121_tcp20.txt_SecondarySaHa2--SecondaryIncOtr.png"/>
                          <pic:cNvPicPr>
                            <a:picLocks noChangeAspect="1" noChangeArrowheads="1"/>
                          </pic:cNvPicPr>
                        </pic:nvPicPr>
                        <pic:blipFill>
                          <a:blip r:embed="rId16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8E" w14:textId="77777777" w:rsidTr="00214288">
        <w:tc>
          <w:tcPr>
            <w:tcW w:w="7560" w:type="dxa"/>
          </w:tcPr>
          <w:p w14:paraId="3874598C" w14:textId="77777777" w:rsidR="008F7D9F" w:rsidRDefault="008F7D9F" w:rsidP="008F7D9F">
            <w:pPr>
              <w:rPr>
                <w:noProof/>
              </w:rPr>
            </w:pPr>
            <w:r>
              <w:rPr>
                <w:noProof/>
              </w:rPr>
              <w:drawing>
                <wp:inline distT="0" distB="0" distL="0" distR="0" wp14:anchorId="38745BCB" wp14:editId="38745BCC">
                  <wp:extent cx="4572000" cy="2286000"/>
                  <wp:effectExtent l="19050" t="0" r="0" b="0"/>
                  <wp:docPr id="138" name="Picture 53" descr="C:\WireSharkCaptures\20121223SecShow1000_2514_tcp20.txt_SecondarySaHa3--Second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WireSharkCaptures\20121223SecShow1000_2514_tcp20.txt_SecondarySaHa3--SecondarySeal.png"/>
                          <pic:cNvPicPr>
                            <a:picLocks noChangeAspect="1" noChangeArrowheads="1"/>
                          </pic:cNvPicPr>
                        </pic:nvPicPr>
                        <pic:blipFill>
                          <a:blip r:embed="rId166"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8D" w14:textId="77777777" w:rsidR="008F7D9F" w:rsidRDefault="00844798" w:rsidP="008F7D9F">
            <w:r>
              <w:rPr>
                <w:noProof/>
              </w:rPr>
              <w:drawing>
                <wp:inline distT="0" distB="0" distL="0" distR="0" wp14:anchorId="38745BCD" wp14:editId="38745BCE">
                  <wp:extent cx="4572000" cy="2286000"/>
                  <wp:effectExtent l="19050" t="0" r="0" b="0"/>
                  <wp:docPr id="59" name="Picture 11" descr="C:\WireSharkCaptures\20130719SecShow1000_3514_2121_tcp20.txt_SecondarySaHa3--Secondar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reSharkCaptures\20130719SecShow1000_3514_2121_tcp20.txt_SecondarySaHa3--SecondarySeal.png"/>
                          <pic:cNvPicPr>
                            <a:picLocks noChangeAspect="1" noChangeArrowheads="1"/>
                          </pic:cNvPicPr>
                        </pic:nvPicPr>
                        <pic:blipFill>
                          <a:blip r:embed="rId167"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91" w14:textId="77777777" w:rsidTr="00214288">
        <w:tc>
          <w:tcPr>
            <w:tcW w:w="7560" w:type="dxa"/>
          </w:tcPr>
          <w:p w14:paraId="3874598F" w14:textId="77777777" w:rsidR="008F7D9F" w:rsidRDefault="008F7D9F" w:rsidP="008F7D9F">
            <w:pPr>
              <w:rPr>
                <w:noProof/>
              </w:rPr>
            </w:pPr>
            <w:r>
              <w:rPr>
                <w:noProof/>
              </w:rPr>
              <w:lastRenderedPageBreak/>
              <w:drawing>
                <wp:inline distT="0" distB="0" distL="0" distR="0" wp14:anchorId="38745BCF" wp14:editId="38745BD0">
                  <wp:extent cx="4572000" cy="2286000"/>
                  <wp:effectExtent l="19050" t="0" r="0" b="0"/>
                  <wp:docPr id="140" name="Picture 54" descr="C:\WireSharkCaptures\20121223SecShow1000_2514_tcp20.txt_SecondarySeal--SecondarySealQ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WireSharkCaptures\20121223SecShow1000_2514_tcp20.txt_SecondarySeal--SecondarySealQtip.png"/>
                          <pic:cNvPicPr>
                            <a:picLocks noChangeAspect="1" noChangeArrowheads="1"/>
                          </pic:cNvPicPr>
                        </pic:nvPicPr>
                        <pic:blipFill>
                          <a:blip r:embed="rId168"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90" w14:textId="77777777" w:rsidR="008F7D9F" w:rsidRDefault="00844798" w:rsidP="008F7D9F">
            <w:r>
              <w:rPr>
                <w:noProof/>
              </w:rPr>
              <w:drawing>
                <wp:inline distT="0" distB="0" distL="0" distR="0" wp14:anchorId="38745BD1" wp14:editId="38745BD2">
                  <wp:extent cx="4572000" cy="2286000"/>
                  <wp:effectExtent l="19050" t="0" r="0" b="0"/>
                  <wp:docPr id="56" name="Picture 10" descr="C:\WireSharkCaptures\20130719SecShow1000_3514_2121_tcp20.txt_SecondarySeal--SecondarySealQ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reSharkCaptures\20130719SecShow1000_3514_2121_tcp20.txt_SecondarySeal--SecondarySealQtip.png"/>
                          <pic:cNvPicPr>
                            <a:picLocks noChangeAspect="1" noChangeArrowheads="1"/>
                          </pic:cNvPicPr>
                        </pic:nvPicPr>
                        <pic:blipFill>
                          <a:blip r:embed="rId169"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94" w14:textId="77777777" w:rsidTr="00214288">
        <w:trPr>
          <w:trHeight w:val="288"/>
        </w:trPr>
        <w:tc>
          <w:tcPr>
            <w:tcW w:w="7560" w:type="dxa"/>
            <w:tcMar>
              <w:top w:w="29" w:type="dxa"/>
              <w:bottom w:w="29" w:type="dxa"/>
            </w:tcMar>
          </w:tcPr>
          <w:p w14:paraId="38745992" w14:textId="77777777" w:rsidR="008F7D9F" w:rsidRDefault="008F7D9F" w:rsidP="008F7D9F">
            <w:pPr>
              <w:rPr>
                <w:noProof/>
              </w:rPr>
            </w:pPr>
            <w:r>
              <w:rPr>
                <w:noProof/>
              </w:rPr>
              <w:drawing>
                <wp:inline distT="0" distB="0" distL="0" distR="0" wp14:anchorId="38745BD3" wp14:editId="38745BD4">
                  <wp:extent cx="4572000" cy="2286000"/>
                  <wp:effectExtent l="19050" t="0" r="0" b="0"/>
                  <wp:docPr id="142" name="Picture 55" descr="C:\WireSharkCaptures\20121223SecShow1000_2514_tcp20.txt_SecondarySealQtip--Secondary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WireSharkCaptures\20121223SecShow1000_2514_tcp20.txt_SecondarySealQtip--SecondaryDump.png"/>
                          <pic:cNvPicPr>
                            <a:picLocks noChangeAspect="1" noChangeArrowheads="1"/>
                          </pic:cNvPicPr>
                        </pic:nvPicPr>
                        <pic:blipFill>
                          <a:blip r:embed="rId170"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93" w14:textId="77777777" w:rsidR="008F7D9F" w:rsidRDefault="00844798" w:rsidP="008F7D9F">
            <w:r>
              <w:rPr>
                <w:noProof/>
              </w:rPr>
              <w:drawing>
                <wp:inline distT="0" distB="0" distL="0" distR="0" wp14:anchorId="38745BD5" wp14:editId="38745BD6">
                  <wp:extent cx="4572000" cy="2286000"/>
                  <wp:effectExtent l="19050" t="0" r="0" b="0"/>
                  <wp:docPr id="46" name="Picture 7" descr="C:\WireSharkCaptures\20130719SecShow1000_3514_2121_tcp20.txt_SecondaryVtip--Secondary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reSharkCaptures\20130719SecShow1000_3514_2121_tcp20.txt_SecondaryVtip--SecondaryStat.png"/>
                          <pic:cNvPicPr>
                            <a:picLocks noChangeAspect="1" noChangeArrowheads="1"/>
                          </pic:cNvPicPr>
                        </pic:nvPicPr>
                        <pic:blipFill>
                          <a:blip r:embed="rId171"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97" w14:textId="77777777" w:rsidTr="00214288">
        <w:tc>
          <w:tcPr>
            <w:tcW w:w="7560" w:type="dxa"/>
          </w:tcPr>
          <w:p w14:paraId="38745995" w14:textId="77777777" w:rsidR="008F7D9F" w:rsidRDefault="008F7D9F" w:rsidP="008F7D9F">
            <w:pPr>
              <w:rPr>
                <w:noProof/>
              </w:rPr>
            </w:pPr>
            <w:r>
              <w:rPr>
                <w:noProof/>
              </w:rPr>
              <w:lastRenderedPageBreak/>
              <w:drawing>
                <wp:inline distT="0" distB="0" distL="0" distR="0" wp14:anchorId="38745BD7" wp14:editId="38745BD8">
                  <wp:extent cx="4572000" cy="2286000"/>
                  <wp:effectExtent l="19050" t="0" r="0" b="0"/>
                  <wp:docPr id="144" name="Picture 56" descr="C:\WireSharkCaptures\20121223SecShow1000_2514_tcp20.txt_SecondaryStat--SecondaryInc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WireSharkCaptures\20121223SecShow1000_2514_tcp20.txt_SecondaryStat--SecondaryIncMid.png"/>
                          <pic:cNvPicPr>
                            <a:picLocks noChangeAspect="1" noChangeArrowheads="1"/>
                          </pic:cNvPicPr>
                        </pic:nvPicPr>
                        <pic:blipFill>
                          <a:blip r:embed="rId172"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96" w14:textId="77777777" w:rsidR="008F7D9F" w:rsidRDefault="00844798" w:rsidP="008F7D9F">
            <w:r>
              <w:rPr>
                <w:noProof/>
              </w:rPr>
              <w:drawing>
                <wp:inline distT="0" distB="0" distL="0" distR="0" wp14:anchorId="38745BD9" wp14:editId="38745BDA">
                  <wp:extent cx="4572000" cy="2286000"/>
                  <wp:effectExtent l="19050" t="0" r="0" b="0"/>
                  <wp:docPr id="50" name="Picture 8" descr="C:\WireSharkCaptures\20130719SecShow1000_3514_2121_tcp20.txt_SecondaryStat--SecondaryInc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reSharkCaptures\20130719SecShow1000_3514_2121_tcp20.txt_SecondaryStat--SecondaryIncMid.png"/>
                          <pic:cNvPicPr>
                            <a:picLocks noChangeAspect="1" noChangeArrowheads="1"/>
                          </pic:cNvPicPr>
                        </pic:nvPicPr>
                        <pic:blipFill>
                          <a:blip r:embed="rId17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r w:rsidR="008F7D9F" w14:paraId="3874599A" w14:textId="77777777" w:rsidTr="00214288">
        <w:tc>
          <w:tcPr>
            <w:tcW w:w="7560" w:type="dxa"/>
          </w:tcPr>
          <w:p w14:paraId="38745998" w14:textId="77777777" w:rsidR="008F7D9F" w:rsidRDefault="008F7D9F" w:rsidP="008F7D9F">
            <w:pPr>
              <w:rPr>
                <w:noProof/>
              </w:rPr>
            </w:pPr>
            <w:r>
              <w:rPr>
                <w:noProof/>
              </w:rPr>
              <w:drawing>
                <wp:inline distT="0" distB="0" distL="0" distR="0" wp14:anchorId="38745BDB" wp14:editId="38745BDC">
                  <wp:extent cx="4572000" cy="2286000"/>
                  <wp:effectExtent l="19050" t="0" r="0" b="0"/>
                  <wp:docPr id="146" name="Picture 57" descr="C:\WireSharkCaptures\20121223SecShow1000_2514_tcp20.txt_SecondaryVtip--SecondarySah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WireSharkCaptures\20121223SecShow1000_2514_tcp20.txt_SecondaryVtip--SecondarySaha0.png"/>
                          <pic:cNvPicPr>
                            <a:picLocks noChangeAspect="1" noChangeArrowheads="1"/>
                          </pic:cNvPicPr>
                        </pic:nvPicPr>
                        <pic:blipFill>
                          <a:blip r:embed="rId174"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c>
          <w:tcPr>
            <w:tcW w:w="7560" w:type="dxa"/>
          </w:tcPr>
          <w:p w14:paraId="38745999" w14:textId="77777777" w:rsidR="008F7D9F" w:rsidRDefault="00844798" w:rsidP="008F7D9F">
            <w:r>
              <w:rPr>
                <w:noProof/>
              </w:rPr>
              <w:drawing>
                <wp:inline distT="0" distB="0" distL="0" distR="0" wp14:anchorId="38745BDD" wp14:editId="38745BDE">
                  <wp:extent cx="4572000" cy="2286000"/>
                  <wp:effectExtent l="19050" t="0" r="0" b="0"/>
                  <wp:docPr id="55" name="Picture 9" descr="C:\WireSharkCaptures\20130719SecShow1000_3514_2121_tcp20.txt_SecondaryVtip--SecondarySaH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reSharkCaptures\20130719SecShow1000_3514_2121_tcp20.txt_SecondaryVtip--SecondarySaHa0.png"/>
                          <pic:cNvPicPr>
                            <a:picLocks noChangeAspect="1" noChangeArrowheads="1"/>
                          </pic:cNvPicPr>
                        </pic:nvPicPr>
                        <pic:blipFill>
                          <a:blip r:embed="rId175"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tc>
      </w:tr>
    </w:tbl>
    <w:p w14:paraId="3874599B" w14:textId="77777777" w:rsidR="00CD1936" w:rsidRPr="00C5268E" w:rsidRDefault="00CD1936" w:rsidP="00C5268E">
      <w:pPr>
        <w:sectPr w:rsidR="00CD1936" w:rsidRPr="00C5268E" w:rsidSect="00CD0C6A">
          <w:pgSz w:w="15840" w:h="12240" w:orient="landscape" w:code="1"/>
          <w:pgMar w:top="288" w:right="432" w:bottom="432" w:left="432" w:header="432" w:footer="288" w:gutter="0"/>
          <w:cols w:space="720"/>
          <w:docGrid w:linePitch="299"/>
        </w:sectPr>
      </w:pPr>
    </w:p>
    <w:p w14:paraId="3874599C" w14:textId="77777777" w:rsidR="00E40C0A" w:rsidRDefault="00E40C0A" w:rsidP="00E40C0A">
      <w:pPr>
        <w:pStyle w:val="Heading1"/>
        <w:pageBreakBefore/>
        <w:numPr>
          <w:ilvl w:val="0"/>
          <w:numId w:val="3"/>
        </w:numPr>
        <w:tabs>
          <w:tab w:val="clear" w:pos="850"/>
        </w:tabs>
      </w:pPr>
      <w:bookmarkStart w:id="154" w:name="_Toc354401887"/>
      <w:r>
        <w:lastRenderedPageBreak/>
        <w:t>MEASUREMENT ENVIRONMENTS</w:t>
      </w:r>
      <w:bookmarkEnd w:id="154"/>
    </w:p>
    <w:p w14:paraId="3874599D" w14:textId="77777777" w:rsidR="00E40C0A" w:rsidRDefault="00E40C0A" w:rsidP="00E40C0A">
      <w:r>
        <w:t>The message communications measuremen</w:t>
      </w:r>
      <w:r w:rsidR="006F152B">
        <w:t>t strategy for this test matured</w:t>
      </w:r>
      <w:r>
        <w:t xml:space="preserve"> during the course of the testing. Initially the </w:t>
      </w:r>
      <w:r w:rsidRPr="005667B6">
        <w:rPr>
          <w:b/>
        </w:rPr>
        <w:t>Emulator Log files</w:t>
      </w:r>
      <w:r>
        <w:t xml:space="preserve"> were considered as a starting point to extract messaging.  As results were gathered it was found that using the emulator log files didn’t sufficiently isolate the messaging at the IP interface level. It permitted possible tainting of data by processing that was not related to the controller itself. To make a purer interface level measurement the use of the Windows based </w:t>
      </w:r>
      <w:r w:rsidRPr="005667B6">
        <w:rPr>
          <w:b/>
        </w:rPr>
        <w:t>Wireshark Protocol Analyzer</w:t>
      </w:r>
      <w:r>
        <w:t xml:space="preserve"> software was pursued. A small network hub was placed between the analyzer and the controller such that Wireshark could capture messages going to and from the controller.   This technique was useful but it was detected that occasionally some small move movements would timeout given the small amount of time longer it was requiring to route the messages through the switch and then to the controller and then back.  Some of the smaller movements have very low timeout overhead and would occasionally breach the analyzers scheduler time threshold logic</w:t>
      </w:r>
      <w:r w:rsidR="00285388">
        <w:t xml:space="preserve">. </w:t>
      </w:r>
      <w:r>
        <w:t xml:space="preserve"> A third measurement optimization was to create a </w:t>
      </w:r>
      <w:r w:rsidRPr="00262260">
        <w:rPr>
          <w:b/>
        </w:rPr>
        <w:t>QNX based tcpdump</w:t>
      </w:r>
      <w:r>
        <w:t xml:space="preserve"> executable that would allow on board analyzer measurement without the need for any external networking such as that required for Wireshark measurement for instance. </w:t>
      </w:r>
    </w:p>
    <w:p w14:paraId="3874599E" w14:textId="77777777" w:rsidR="002356C5" w:rsidRDefault="00E40C0A" w:rsidP="002356C5">
      <w:r>
        <w:t xml:space="preserve">Finally, it was found that the tcpdump measurement process had to be elevated in priority to allow the best results for data capture.   Tcpdump was not a perfect measurement environment but offered the best alternative in addition to the flexibility of being able to measure without the need for additional networked measurement hardware. </w:t>
      </w:r>
    </w:p>
    <w:p w14:paraId="3874599F" w14:textId="77777777" w:rsidR="00207F80" w:rsidRDefault="00207F80" w:rsidP="00207F80">
      <w:pPr>
        <w:pStyle w:val="Heading1"/>
        <w:pageBreakBefore/>
        <w:numPr>
          <w:ilvl w:val="0"/>
          <w:numId w:val="3"/>
        </w:numPr>
        <w:tabs>
          <w:tab w:val="clear" w:pos="850"/>
        </w:tabs>
      </w:pPr>
      <w:bookmarkStart w:id="155" w:name="_Toc354401888"/>
      <w:r>
        <w:lastRenderedPageBreak/>
        <w:t>CONCLUSIONS</w:t>
      </w:r>
      <w:bookmarkEnd w:id="155"/>
    </w:p>
    <w:p w14:paraId="387459A0" w14:textId="77777777" w:rsidR="0066332E" w:rsidRDefault="00207F80" w:rsidP="00207F80">
      <w:r>
        <w:t>The</w:t>
      </w:r>
      <w:r w:rsidR="007B3EA1">
        <w:t xml:space="preserve"> ability to observe the behavior of the new controller in the context of</w:t>
      </w:r>
      <w:r w:rsidR="0066332E">
        <w:t xml:space="preserve"> this engineering testing consisted of </w:t>
      </w:r>
      <w:r w:rsidR="00B02B64">
        <w:t>executing movement commands</w:t>
      </w:r>
      <w:r w:rsidR="007B3EA1">
        <w:t xml:space="preserve"> and extracting </w:t>
      </w:r>
      <w:r w:rsidR="0066332E">
        <w:t xml:space="preserve">the message </w:t>
      </w:r>
      <w:r w:rsidR="007B3EA1">
        <w:t xml:space="preserve">data </w:t>
      </w:r>
      <w:r w:rsidR="0066332E">
        <w:t xml:space="preserve">moving </w:t>
      </w:r>
      <w:r w:rsidR="007B3EA1">
        <w:t xml:space="preserve">to and from the </w:t>
      </w:r>
      <w:r w:rsidR="00F21AB1">
        <w:t xml:space="preserve">controller </w:t>
      </w:r>
      <w:r w:rsidR="007B3EA1">
        <w:t>board.</w:t>
      </w:r>
      <w:r w:rsidR="00B02B64">
        <w:t xml:space="preserve"> </w:t>
      </w:r>
      <w:r w:rsidR="0066332E">
        <w:t xml:space="preserve"> </w:t>
      </w:r>
      <w:r w:rsidR="00B02B64">
        <w:t>As testing progressed the measurement strate</w:t>
      </w:r>
      <w:r w:rsidR="00837676">
        <w:t>gy evolved to the point where it</w:t>
      </w:r>
      <w:r w:rsidR="00B02B64">
        <w:t xml:space="preserve"> could reliably capture and statistically quantify subtle effects in the </w:t>
      </w:r>
      <w:r w:rsidR="00B3679B">
        <w:t>board’s</w:t>
      </w:r>
      <w:r w:rsidR="00B02B64">
        <w:t xml:space="preserve"> performance as we received changes in the </w:t>
      </w:r>
      <w:r w:rsidR="00B3679B">
        <w:t>manufacturer’s</w:t>
      </w:r>
      <w:r w:rsidR="00B02B64">
        <w:t xml:space="preserve"> board </w:t>
      </w:r>
      <w:r w:rsidR="00A57513">
        <w:t xml:space="preserve">hardware and </w:t>
      </w:r>
      <w:r w:rsidR="00B02B64">
        <w:t>firmware.</w:t>
      </w:r>
    </w:p>
    <w:p w14:paraId="387459A1" w14:textId="77777777" w:rsidR="00F21AB1" w:rsidRDefault="00B3679B" w:rsidP="00207F80">
      <w:r>
        <w:t xml:space="preserve"> Included in the report are comprehensive results portraying raw capture of command-response duration </w:t>
      </w:r>
      <w:r w:rsidR="0066332E">
        <w:t xml:space="preserve">for each movement command executed.  Additionally, to highlight differences in behavior, </w:t>
      </w:r>
      <w:r>
        <w:t>prob</w:t>
      </w:r>
      <w:r w:rsidR="00A57513">
        <w:t xml:space="preserve">ability density </w:t>
      </w:r>
      <w:r w:rsidR="0066332E">
        <w:t>plot comparisons are included. These</w:t>
      </w:r>
      <w:r w:rsidR="00F21AB1">
        <w:t xml:space="preserve"> plots provide the ability to quickly grasp and contrast the nature and magnitude of performance differences between the new and legacy controllers. </w:t>
      </w:r>
    </w:p>
    <w:p w14:paraId="387459A2" w14:textId="77777777" w:rsidR="00F21AB1" w:rsidRDefault="00F21AB1" w:rsidP="00207F80">
      <w:pPr>
        <w:rPr>
          <w:ins w:id="156" w:author="TWhyte1" w:date="2014-11-03T12:56:00Z"/>
        </w:rPr>
      </w:pPr>
      <w:r>
        <w:t>These data have shown t</w:t>
      </w:r>
      <w:r w:rsidR="000B68AA">
        <w:t>hat the new controller communicates very much like its predecessor. While there are differences in the command messaging statistics they are not significant enough to affect the controllers operation in the</w:t>
      </w:r>
      <w:r w:rsidR="00837676">
        <w:t xml:space="preserve"> analyzer. The differences are essentially invisible at the analyzer system level. </w:t>
      </w:r>
      <w:r w:rsidR="000B68AA">
        <w:t xml:space="preserve"> </w:t>
      </w:r>
    </w:p>
    <w:p w14:paraId="387459A3" w14:textId="77777777" w:rsidR="00D17D47" w:rsidRDefault="00D17D47" w:rsidP="00D17D47">
      <w:pPr>
        <w:pStyle w:val="Heading1"/>
        <w:pPrChange w:id="157" w:author="TWhyte1" w:date="2014-11-03T12:58:00Z">
          <w:pPr/>
        </w:pPrChange>
      </w:pPr>
    </w:p>
    <w:p w14:paraId="387459A4" w14:textId="77777777" w:rsidR="00560E18" w:rsidRDefault="00D6488D" w:rsidP="00560E18">
      <w:pPr>
        <w:pStyle w:val="Heading1"/>
        <w:pageBreakBefore/>
        <w:numPr>
          <w:ilvl w:val="0"/>
          <w:numId w:val="3"/>
        </w:numPr>
        <w:tabs>
          <w:tab w:val="clear" w:pos="850"/>
        </w:tabs>
      </w:pPr>
      <w:bookmarkStart w:id="158" w:name="_Toc354401889"/>
      <w:r>
        <w:lastRenderedPageBreak/>
        <w:t>APPENDIX A</w:t>
      </w:r>
      <w:r w:rsidR="003B7F95">
        <w:t xml:space="preserve"> – DATa analysis workflow</w:t>
      </w:r>
      <w:bookmarkEnd w:id="158"/>
    </w:p>
    <w:p w14:paraId="387459A5" w14:textId="77777777" w:rsidR="003B7F95" w:rsidRDefault="003B7F95" w:rsidP="003B7F95">
      <w:pPr>
        <w:ind w:firstLine="720"/>
      </w:pPr>
    </w:p>
    <w:p w14:paraId="387459A6" w14:textId="77777777" w:rsidR="003B7F95" w:rsidRDefault="003B7F95" w:rsidP="003B7F95">
      <w:pPr>
        <w:pStyle w:val="Heading2"/>
        <w:numPr>
          <w:ilvl w:val="1"/>
          <w:numId w:val="3"/>
        </w:numPr>
      </w:pPr>
      <w:bookmarkStart w:id="159" w:name="_Toc354401890"/>
      <w:r>
        <w:t>Background</w:t>
      </w:r>
      <w:bookmarkEnd w:id="159"/>
    </w:p>
    <w:p w14:paraId="387459A7" w14:textId="77777777" w:rsidR="003B7F95" w:rsidRDefault="003B7F95" w:rsidP="004D1FC3">
      <w:pPr>
        <w:ind w:left="360"/>
      </w:pPr>
      <w:r>
        <w:t xml:space="preserve">The Extratech M3514 Motion Controller board is the successor to the M2514. The communications with the M3514 is still </w:t>
      </w:r>
      <w:r w:rsidR="00285388">
        <w:t>Ethernet</w:t>
      </w:r>
      <w:r>
        <w:t xml:space="preserve"> based. System logging pertaining to this interface is well supported in the Emulator log capability. It was found however, that as the analyzer executes, performing and logging its many concurrently executing tasks, that using the Emulator logging for measuring the Extratech messaging wasn’t ideal.  Subsequently, it was decided to capture the messaging at the interface </w:t>
      </w:r>
      <w:r w:rsidR="002703D1">
        <w:t>level.</w:t>
      </w:r>
      <w:r>
        <w:t xml:space="preserve">  This provided a truer representation of the messaging performance to and from the board. </w:t>
      </w:r>
    </w:p>
    <w:p w14:paraId="387459A8" w14:textId="77777777" w:rsidR="003B7F95" w:rsidRDefault="003B7F95" w:rsidP="004D1FC3">
      <w:pPr>
        <w:ind w:left="360"/>
      </w:pPr>
      <w:r>
        <w:t xml:space="preserve">To perform this capture a software package known as the </w:t>
      </w:r>
      <w:r w:rsidRPr="003B7F95">
        <w:rPr>
          <w:b/>
          <w:i/>
        </w:rPr>
        <w:t>Wireshark Network Protocol Analyzer</w:t>
      </w:r>
      <w:r>
        <w:rPr>
          <w:i/>
        </w:rPr>
        <w:t xml:space="preserve"> </w:t>
      </w:r>
      <w:r>
        <w:t xml:space="preserve">was used. It has the ability to capture all the TCP/IP traffic traveling between the OCD analyzer and the Extratech board.  </w:t>
      </w:r>
    </w:p>
    <w:p w14:paraId="387459A9" w14:textId="77777777" w:rsidR="003B7F95" w:rsidRDefault="001B153C" w:rsidP="003B7F95">
      <w:pPr>
        <w:pStyle w:val="Heading2"/>
        <w:numPr>
          <w:ilvl w:val="1"/>
          <w:numId w:val="3"/>
        </w:numPr>
      </w:pPr>
      <w:bookmarkStart w:id="160" w:name="_Toc354401891"/>
      <w:r>
        <w:t>Wireshark</w:t>
      </w:r>
      <w:r w:rsidR="003B7F95">
        <w:t xml:space="preserve"> Measurement Workflow</w:t>
      </w:r>
      <w:bookmarkEnd w:id="160"/>
    </w:p>
    <w:p w14:paraId="387459AA" w14:textId="77777777" w:rsidR="004D1FC3" w:rsidRDefault="003B7F95" w:rsidP="004D1FC3">
      <w:pPr>
        <w:ind w:left="360"/>
      </w:pPr>
      <w:r>
        <w:t xml:space="preserve">To do this a PC running the Wireshark software is networked to the analyzer via a small </w:t>
      </w:r>
      <w:r w:rsidR="00356884">
        <w:t>Ethernet</w:t>
      </w:r>
      <w:r>
        <w:t xml:space="preserve"> switch or hub. See Figure 1. </w:t>
      </w:r>
    </w:p>
    <w:p w14:paraId="387459AB" w14:textId="77777777" w:rsidR="004D1FC3" w:rsidRDefault="00146639" w:rsidP="004D1FC3">
      <w:pPr>
        <w:ind w:left="360"/>
      </w:pPr>
      <w:r>
        <w:pict w14:anchorId="38745BE0">
          <v:group id="_x0000_s1213" editas="canvas" style="width:468pt;height:280.8pt;mso-position-horizontal-relative:char;mso-position-vertical-relative:line" coordorigin="2160,1749" coordsize="9360,5616">
            <o:lock v:ext="edit" aspectratio="t"/>
            <v:shape id="_x0000_s1214" type="#_x0000_t75" style="position:absolute;left:2160;top:1749;width:9360;height:5616" o:preferrelative="f" stroked="t" strokecolor="black [3213]">
              <v:fill o:detectmouseclick="t"/>
              <v:path o:extrusionok="t" o:connecttype="none"/>
              <o:lock v:ext="edit" text="t"/>
            </v:shape>
            <v:shape id="_x0000_s1215" type="#_x0000_t202" style="position:absolute;left:4752;top:4320;width:1203;height:420;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215">
                <w:txbxContent>
                  <w:p w14:paraId="38745C35" w14:textId="77777777" w:rsidR="00950080" w:rsidRPr="00FA4EF7" w:rsidRDefault="00950080" w:rsidP="005403F4">
                    <w:pPr>
                      <w:rPr>
                        <w:sz w:val="16"/>
                        <w:szCs w:val="16"/>
                      </w:rPr>
                    </w:pPr>
                    <w:r>
                      <w:rPr>
                        <w:sz w:val="16"/>
                        <w:szCs w:val="16"/>
                      </w:rPr>
                      <w:t>4 P</w:t>
                    </w:r>
                    <w:r w:rsidRPr="00FA4EF7">
                      <w:rPr>
                        <w:sz w:val="16"/>
                        <w:szCs w:val="16"/>
                      </w:rPr>
                      <w:t>ort Switch</w:t>
                    </w:r>
                  </w:p>
                </w:txbxContent>
              </v:textbox>
            </v:shape>
            <v:shape id="_x0000_s1216" type="#_x0000_t75" style="position:absolute;left:2888;top:2670;width:1612;height:1169">
              <v:imagedata r:id="rId176" o:title=""/>
            </v:shape>
            <v:rect id="_x0000_s1217" style="position:absolute;left:7546;top:2229;width:3464;height:1649"/>
            <v:shape id="_x0000_s1218" type="#_x0000_t202" style="position:absolute;left:9210;top:2250;width:1680;height:420" stroked="f">
              <v:textbox style="mso-next-textbox:#_x0000_s1218">
                <w:txbxContent>
                  <w:p w14:paraId="38745C36" w14:textId="77777777" w:rsidR="00950080" w:rsidRDefault="00950080" w:rsidP="00053D0F">
                    <w:r>
                      <w:t xml:space="preserve">OCD  </w:t>
                    </w:r>
                    <w:r w:rsidRPr="00053D0F">
                      <w:t>Analyzer</w:t>
                    </w:r>
                  </w:p>
                </w:txbxContent>
              </v:textbox>
            </v:shape>
            <v:group id="_x0000_s1219" style="position:absolute;left:5166;top:3983;width:1095;height:377" coordorigin="4920,2443" coordsize="1095,377">
              <v:rect id="_x0000_s1220" style="position:absolute;left:4920;top:2443;width:1095;height:377"/>
              <v:group id="_x0000_s1221" style="position:absolute;left:5056;top:2587;width:751;height:143" coordorigin="4800,3364" coordsize="751,143">
                <v:rect id="_x0000_s1222" style="position:absolute;left:4800;top:3364;width:143;height:143"/>
                <v:rect id="_x0000_s1223" style="position:absolute;left:4995;top:3364;width:143;height:143"/>
                <v:rect id="_x0000_s1224" style="position:absolute;left:5190;top:3364;width:143;height:143"/>
                <v:rect id="_x0000_s1225" style="position:absolute;left:5408;top:3364;width:143;height:143"/>
              </v:group>
            </v:group>
            <v:rect id="_x0000_s1226" style="position:absolute;left:7606;top:3300;width:2084;height:473">
              <v:textbox style="mso-next-textbox:#_x0000_s1226">
                <w:txbxContent>
                  <w:p w14:paraId="38745C37" w14:textId="77777777" w:rsidR="00950080" w:rsidRDefault="00950080" w:rsidP="005403F4">
                    <w:r>
                      <w:t>Extratech M3514</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27" type="#_x0000_t35" style="position:absolute;left:6427;top:3092;width:733;height:1624;rotation:90;flip:x y" o:connectortype="elbow" adj="-10579,11266,176277"/>
            <v:shapetype id="_x0000_t33" coordsize="21600,21600" o:spt="33" o:oned="t" path="m,l21600,r,21600e" filled="f">
              <v:stroke joinstyle="miter"/>
              <v:path arrowok="t" fillok="f" o:connecttype="none"/>
              <o:lock v:ext="edit" shapetype="t"/>
            </v:shapetype>
            <v:shape id="_x0000_s1228" type="#_x0000_t33" style="position:absolute;left:4500;top:3255;width:1264;height:872" o:connectortype="elbow" adj="-76899,-80628,-76899"/>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229" type="#_x0000_t115" style="position:absolute;left:2888;top:5355;width:1673;height:119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30" type="#_x0000_t67" style="position:absolute;left:3525;top:4127;width:570;height:673"/>
            <v:shape id="_x0000_s1231" type="#_x0000_t202" style="position:absolute;left:3075;top:6653;width:1230;height:382" stroked="f">
              <v:textbox style="mso-next-textbox:#_x0000_s1231">
                <w:txbxContent>
                  <w:p w14:paraId="38745C38" w14:textId="77777777" w:rsidR="00950080" w:rsidRPr="006A1611" w:rsidRDefault="00950080" w:rsidP="005403F4">
                    <w:pPr>
                      <w:jc w:val="right"/>
                      <w:rPr>
                        <w:sz w:val="16"/>
                        <w:szCs w:val="16"/>
                      </w:rPr>
                    </w:pPr>
                    <w:r>
                      <w:rPr>
                        <w:sz w:val="16"/>
                        <w:szCs w:val="16"/>
                      </w:rPr>
                      <w:t>*.p</w:t>
                    </w:r>
                    <w:r w:rsidRPr="006A1611">
                      <w:rPr>
                        <w:sz w:val="16"/>
                        <w:szCs w:val="16"/>
                      </w:rPr>
                      <w:t>cap files</w:t>
                    </w:r>
                  </w:p>
                </w:txbxContent>
              </v:textbox>
            </v:shape>
            <v:shape id="_x0000_s1232" type="#_x0000_t13" style="position:absolute;left:4805;top:5993;width:959;height:54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group id="_x0000_s1233" style="position:absolute;left:6053;top:6067;width:2115;height:968" coordorigin="6053,5588" coordsize="2115,968">
              <v:shape id="_x0000_s1234" type="#_x0000_t109" style="position:absolute;left:6053;top:5588;width:2115;height:96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235" type="#_x0000_t202" style="position:absolute;left:6128;top:5588;width:1935;height:540;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235">
                  <w:txbxContent>
                    <w:p w14:paraId="38745C39" w14:textId="77777777" w:rsidR="00950080" w:rsidRPr="006A1611" w:rsidRDefault="00950080" w:rsidP="005403F4">
                      <w:pPr>
                        <w:jc w:val="right"/>
                        <w:rPr>
                          <w:sz w:val="16"/>
                          <w:szCs w:val="16"/>
                        </w:rPr>
                      </w:pPr>
                      <w:r w:rsidRPr="006A1611">
                        <w:rPr>
                          <w:sz w:val="16"/>
                          <w:szCs w:val="16"/>
                        </w:rPr>
                        <w:t xml:space="preserve">OCD Packet Capture </w:t>
                      </w:r>
                      <w:r>
                        <w:rPr>
                          <w:sz w:val="16"/>
                          <w:szCs w:val="16"/>
                        </w:rPr>
                        <w:t>Tool</w:t>
                      </w:r>
                    </w:p>
                  </w:txbxContent>
                </v:textbox>
              </v:shape>
            </v:group>
            <v:shape id="_x0000_s1236" type="#_x0000_t13" style="position:absolute;left:8490;top:5993;width:1035;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237" type="#_x0000_t115" style="position:absolute;left:9945;top:5573;width:1140;height:9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238" type="#_x0000_t202" style="position:absolute;left:9855;top:6548;width:1230;height:382" stroked="f">
              <v:textbox style="mso-next-textbox:#_x0000_s1238">
                <w:txbxContent>
                  <w:p w14:paraId="38745C3A" w14:textId="77777777" w:rsidR="00950080" w:rsidRPr="006A1611" w:rsidRDefault="00950080" w:rsidP="005403F4">
                    <w:pPr>
                      <w:rPr>
                        <w:sz w:val="16"/>
                        <w:szCs w:val="16"/>
                      </w:rPr>
                    </w:pPr>
                    <w:r>
                      <w:rPr>
                        <w:sz w:val="16"/>
                        <w:szCs w:val="16"/>
                      </w:rPr>
                      <w:t>*.txt</w:t>
                    </w:r>
                    <w:r w:rsidRPr="006A1611">
                      <w:rPr>
                        <w:sz w:val="16"/>
                        <w:szCs w:val="16"/>
                      </w:rPr>
                      <w:t xml:space="preserve"> files</w:t>
                    </w:r>
                  </w:p>
                </w:txbxContent>
              </v:textbox>
            </v:shape>
            <v:shape id="_x0000_s1239" type="#_x0000_t202" style="position:absolute;left:2625;top:2190;width:2251;height:40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239">
                <w:txbxContent>
                  <w:p w14:paraId="38745C3B" w14:textId="77777777" w:rsidR="00950080" w:rsidRDefault="00950080" w:rsidP="005403F4">
                    <w:r>
                      <w:t>PC running Wireshark</w:t>
                    </w:r>
                  </w:p>
                </w:txbxContent>
              </v:textbox>
            </v:shape>
            <w10:anchorlock/>
          </v:group>
        </w:pict>
      </w:r>
    </w:p>
    <w:p w14:paraId="387459AC" w14:textId="77777777" w:rsidR="009902AB" w:rsidRPr="009902AB" w:rsidRDefault="009902AB" w:rsidP="009902AB">
      <w:pPr>
        <w:ind w:left="360"/>
        <w:jc w:val="center"/>
        <w:rPr>
          <w:b/>
        </w:rPr>
      </w:pPr>
      <w:r>
        <w:rPr>
          <w:b/>
        </w:rPr>
        <w:t>Figure 1</w:t>
      </w:r>
      <w:r w:rsidR="00053D0F">
        <w:rPr>
          <w:b/>
        </w:rPr>
        <w:t>A</w:t>
      </w:r>
    </w:p>
    <w:p w14:paraId="387459AD" w14:textId="77777777" w:rsidR="003B7F95" w:rsidRDefault="003B7F95" w:rsidP="00D63BCA">
      <w:pPr>
        <w:ind w:left="360"/>
      </w:pPr>
      <w:r>
        <w:lastRenderedPageBreak/>
        <w:t xml:space="preserve">The Wireshark software is then configured to capture on the PCs network card which can now see all the traffic coming into and out of the switch. </w:t>
      </w:r>
    </w:p>
    <w:p w14:paraId="387459AE" w14:textId="77777777" w:rsidR="003B7F95" w:rsidRDefault="00F8175D" w:rsidP="00932421">
      <w:pPr>
        <w:pStyle w:val="ListParagraph"/>
        <w:numPr>
          <w:ilvl w:val="0"/>
          <w:numId w:val="13"/>
        </w:numPr>
      </w:pPr>
      <w:r>
        <w:t>Connect PC with</w:t>
      </w:r>
      <w:r w:rsidR="003B7F95">
        <w:t xml:space="preserve"> the switch per Figure 1</w:t>
      </w:r>
      <w:r w:rsidR="00053D0F">
        <w:t>A</w:t>
      </w:r>
      <w:r w:rsidR="003B7F95">
        <w:t xml:space="preserve">. This PC has Wireshark Network Protocol Analyzer application installed. </w:t>
      </w:r>
    </w:p>
    <w:p w14:paraId="387459AF" w14:textId="77777777" w:rsidR="003B7F95" w:rsidRDefault="003B7F95" w:rsidP="003B7F95">
      <w:pPr>
        <w:pStyle w:val="ListParagraph"/>
      </w:pPr>
    </w:p>
    <w:p w14:paraId="387459B0" w14:textId="77777777" w:rsidR="003B7F95" w:rsidRPr="00AA0388" w:rsidRDefault="003B7F95" w:rsidP="00932421">
      <w:pPr>
        <w:pStyle w:val="ListParagraph"/>
        <w:numPr>
          <w:ilvl w:val="0"/>
          <w:numId w:val="13"/>
        </w:numPr>
        <w:rPr>
          <w:b/>
        </w:rPr>
      </w:pPr>
      <w:r>
        <w:t xml:space="preserve">Launch Wireshark application and specify collection on its Ethernet interface card.  See bolded item in </w:t>
      </w:r>
      <w:r w:rsidRPr="00AA0388">
        <w:rPr>
          <w:b/>
        </w:rPr>
        <w:t>Interface List</w:t>
      </w:r>
      <w:r>
        <w:rPr>
          <w:b/>
        </w:rPr>
        <w:t xml:space="preserve"> </w:t>
      </w:r>
      <w:r>
        <w:t xml:space="preserve">section of interface in Figure </w:t>
      </w:r>
      <w:r w:rsidR="00053D0F">
        <w:t>2A</w:t>
      </w:r>
      <w:r w:rsidRPr="00AA0388">
        <w:t>.</w:t>
      </w:r>
      <w:r>
        <w:rPr>
          <w:b/>
        </w:rPr>
        <w:t xml:space="preserve"> </w:t>
      </w:r>
    </w:p>
    <w:p w14:paraId="387459B1" w14:textId="77777777" w:rsidR="003B7F95" w:rsidRPr="00D63BCA" w:rsidRDefault="003B7F95" w:rsidP="00D63BCA">
      <w:pPr>
        <w:pStyle w:val="ListParagraph"/>
      </w:pPr>
    </w:p>
    <w:p w14:paraId="387459B2" w14:textId="77777777" w:rsidR="003B7F95" w:rsidRDefault="003B7F95" w:rsidP="003B7F95">
      <w:pPr>
        <w:pStyle w:val="ListParagraph"/>
      </w:pPr>
    </w:p>
    <w:p w14:paraId="387459B3" w14:textId="77777777" w:rsidR="003B7F95" w:rsidRDefault="003B7F95" w:rsidP="003B7F95">
      <w:pPr>
        <w:pStyle w:val="ListParagraph"/>
      </w:pPr>
      <w:r>
        <w:rPr>
          <w:noProof/>
        </w:rPr>
        <w:drawing>
          <wp:inline distT="0" distB="0" distL="0" distR="0" wp14:anchorId="38745BE1" wp14:editId="38745BE2">
            <wp:extent cx="5943600" cy="3534410"/>
            <wp:effectExtent l="19050" t="0" r="0" b="0"/>
            <wp:docPr id="1" name="Picture 0" descr="wiresha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bmp"/>
                    <pic:cNvPicPr/>
                  </pic:nvPicPr>
                  <pic:blipFill>
                    <a:blip r:embed="rId177" cstate="print"/>
                    <a:stretch>
                      <a:fillRect/>
                    </a:stretch>
                  </pic:blipFill>
                  <pic:spPr>
                    <a:xfrm>
                      <a:off x="0" y="0"/>
                      <a:ext cx="5943600" cy="3534410"/>
                    </a:xfrm>
                    <a:prstGeom prst="rect">
                      <a:avLst/>
                    </a:prstGeom>
                  </pic:spPr>
                </pic:pic>
              </a:graphicData>
            </a:graphic>
          </wp:inline>
        </w:drawing>
      </w:r>
    </w:p>
    <w:p w14:paraId="387459B4" w14:textId="77777777" w:rsidR="003B7F95" w:rsidRPr="000C022C" w:rsidRDefault="003B7F95" w:rsidP="003B7F95">
      <w:pPr>
        <w:pStyle w:val="ListParagraph"/>
        <w:jc w:val="center"/>
        <w:rPr>
          <w:b/>
        </w:rPr>
      </w:pPr>
      <w:r w:rsidRPr="000C022C">
        <w:rPr>
          <w:b/>
        </w:rPr>
        <w:t>Figure 2</w:t>
      </w:r>
      <w:r w:rsidR="00053D0F">
        <w:rPr>
          <w:b/>
        </w:rPr>
        <w:t>A</w:t>
      </w:r>
    </w:p>
    <w:p w14:paraId="387459B5" w14:textId="77777777" w:rsidR="003B7F95" w:rsidRDefault="003B7F95" w:rsidP="003B7F95">
      <w:pPr>
        <w:pStyle w:val="ListParagraph"/>
      </w:pPr>
    </w:p>
    <w:p w14:paraId="387459B6" w14:textId="77777777" w:rsidR="003B7F95" w:rsidRDefault="003B7F95" w:rsidP="00932421">
      <w:pPr>
        <w:pStyle w:val="ListParagraph"/>
        <w:numPr>
          <w:ilvl w:val="0"/>
          <w:numId w:val="13"/>
        </w:numPr>
      </w:pPr>
      <w:r>
        <w:t xml:space="preserve">This will launch an interface that displays what is being captured on the Ethernet interface. See Figure 3. </w:t>
      </w:r>
    </w:p>
    <w:p w14:paraId="387459B7" w14:textId="77777777" w:rsidR="003B7F95" w:rsidRDefault="003B7F95" w:rsidP="003B7F95">
      <w:pPr>
        <w:rPr>
          <w:noProof/>
        </w:rPr>
      </w:pPr>
    </w:p>
    <w:p w14:paraId="387459B8" w14:textId="77777777" w:rsidR="003B7F95" w:rsidRDefault="003B7F95" w:rsidP="003B7F95">
      <w:r>
        <w:rPr>
          <w:noProof/>
        </w:rPr>
        <w:lastRenderedPageBreak/>
        <w:drawing>
          <wp:inline distT="0" distB="0" distL="0" distR="0" wp14:anchorId="38745BE3" wp14:editId="38745BE4">
            <wp:extent cx="5943600" cy="3534410"/>
            <wp:effectExtent l="19050" t="0" r="0" b="0"/>
            <wp:docPr id="2" name="Picture 1" descr="wireshark_captur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_capturing.bmp"/>
                    <pic:cNvPicPr/>
                  </pic:nvPicPr>
                  <pic:blipFill>
                    <a:blip r:embed="rId178" cstate="print"/>
                    <a:stretch>
                      <a:fillRect/>
                    </a:stretch>
                  </pic:blipFill>
                  <pic:spPr>
                    <a:xfrm>
                      <a:off x="0" y="0"/>
                      <a:ext cx="5943600" cy="3534410"/>
                    </a:xfrm>
                    <a:prstGeom prst="rect">
                      <a:avLst/>
                    </a:prstGeom>
                  </pic:spPr>
                </pic:pic>
              </a:graphicData>
            </a:graphic>
          </wp:inline>
        </w:drawing>
      </w:r>
    </w:p>
    <w:p w14:paraId="387459B9" w14:textId="77777777" w:rsidR="003B7F95" w:rsidRPr="000C022C" w:rsidRDefault="003B7F95" w:rsidP="003B7F95">
      <w:pPr>
        <w:jc w:val="center"/>
        <w:rPr>
          <w:b/>
        </w:rPr>
      </w:pPr>
      <w:r w:rsidRPr="000C022C">
        <w:rPr>
          <w:b/>
        </w:rPr>
        <w:t>Figure 3</w:t>
      </w:r>
      <w:r w:rsidR="00053D0F">
        <w:rPr>
          <w:b/>
        </w:rPr>
        <w:t>A</w:t>
      </w:r>
    </w:p>
    <w:p w14:paraId="387459BA" w14:textId="77777777" w:rsidR="003B7F95" w:rsidRDefault="003B7F95" w:rsidP="00932421">
      <w:pPr>
        <w:pStyle w:val="ListParagraph"/>
        <w:numPr>
          <w:ilvl w:val="0"/>
          <w:numId w:val="13"/>
        </w:numPr>
      </w:pPr>
      <w:r>
        <w:t xml:space="preserve">Once traffic is noted as being captured as expressed by messages accumulating in a time wise manner in the middle portion of the above interface, you can initiate your test script or assay job on the analyzer. </w:t>
      </w:r>
    </w:p>
    <w:p w14:paraId="387459BB" w14:textId="77777777" w:rsidR="003B7F95" w:rsidRDefault="003B7F95" w:rsidP="003B7F95">
      <w:pPr>
        <w:pStyle w:val="ListParagraph"/>
      </w:pPr>
    </w:p>
    <w:p w14:paraId="387459BC" w14:textId="77777777" w:rsidR="003B7F95" w:rsidRDefault="003B7F95" w:rsidP="00932421">
      <w:pPr>
        <w:pStyle w:val="ListParagraph"/>
        <w:numPr>
          <w:ilvl w:val="0"/>
          <w:numId w:val="13"/>
        </w:numPr>
      </w:pPr>
      <w:r>
        <w:t xml:space="preserve">When the analyzer script or job has finished running you can stop the capture via the </w:t>
      </w:r>
    </w:p>
    <w:p w14:paraId="387459BD" w14:textId="77777777" w:rsidR="003B7F95" w:rsidRDefault="003B7F95" w:rsidP="003B7F95">
      <w:pPr>
        <w:pStyle w:val="ListParagraph"/>
        <w:rPr>
          <w:b/>
        </w:rPr>
      </w:pPr>
      <w:r w:rsidRPr="00816527">
        <w:rPr>
          <w:b/>
        </w:rPr>
        <w:t xml:space="preserve">‘Capture-&gt;Stop’ </w:t>
      </w:r>
      <w:r w:rsidRPr="00816527">
        <w:t>menu bar item</w:t>
      </w:r>
      <w:r>
        <w:rPr>
          <w:b/>
        </w:rPr>
        <w:t>.</w:t>
      </w:r>
    </w:p>
    <w:p w14:paraId="387459BE" w14:textId="77777777" w:rsidR="003B7F95" w:rsidRDefault="003B7F95" w:rsidP="003B7F95">
      <w:pPr>
        <w:pStyle w:val="ListParagraph"/>
        <w:rPr>
          <w:b/>
        </w:rPr>
      </w:pPr>
    </w:p>
    <w:p w14:paraId="387459BF" w14:textId="77777777" w:rsidR="003B7F95" w:rsidRDefault="003B7F95" w:rsidP="00932421">
      <w:pPr>
        <w:pStyle w:val="ListParagraph"/>
        <w:numPr>
          <w:ilvl w:val="0"/>
          <w:numId w:val="14"/>
        </w:numPr>
      </w:pPr>
      <w:r>
        <w:t xml:space="preserve">Now save the capture to the hard drive of the PC using the File-&gt; </w:t>
      </w:r>
      <w:proofErr w:type="spellStart"/>
      <w:r>
        <w:t>SaveAs</w:t>
      </w:r>
      <w:proofErr w:type="spellEnd"/>
      <w:r>
        <w:t xml:space="preserve"> menu bar item as show in Figure 4. Be sure to specify the file type as ‘</w:t>
      </w:r>
      <w:proofErr w:type="spellStart"/>
      <w:r>
        <w:t>libpcap</w:t>
      </w:r>
      <w:proofErr w:type="spellEnd"/>
      <w:r>
        <w:t>’ *.</w:t>
      </w:r>
      <w:proofErr w:type="spellStart"/>
      <w:r>
        <w:t>pcap</w:t>
      </w:r>
      <w:proofErr w:type="spellEnd"/>
      <w:r>
        <w:t>.</w:t>
      </w:r>
    </w:p>
    <w:p w14:paraId="387459C0" w14:textId="77777777" w:rsidR="003B7F95" w:rsidRDefault="003B7F95" w:rsidP="003B7F95">
      <w:pPr>
        <w:jc w:val="center"/>
      </w:pPr>
      <w:r w:rsidRPr="009E2493">
        <w:rPr>
          <w:noProof/>
        </w:rPr>
        <w:lastRenderedPageBreak/>
        <w:drawing>
          <wp:inline distT="0" distB="0" distL="0" distR="0" wp14:anchorId="38745BE5" wp14:editId="38745BE6">
            <wp:extent cx="5372100" cy="5895975"/>
            <wp:effectExtent l="19050" t="0" r="0" b="0"/>
            <wp:docPr id="4" name="Picture 2" descr="wireshark_save_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_save_as.bmp"/>
                    <pic:cNvPicPr/>
                  </pic:nvPicPr>
                  <pic:blipFill>
                    <a:blip r:embed="rId179" cstate="print"/>
                    <a:stretch>
                      <a:fillRect/>
                    </a:stretch>
                  </pic:blipFill>
                  <pic:spPr>
                    <a:xfrm>
                      <a:off x="0" y="0"/>
                      <a:ext cx="5372100" cy="5895975"/>
                    </a:xfrm>
                    <a:prstGeom prst="rect">
                      <a:avLst/>
                    </a:prstGeom>
                  </pic:spPr>
                </pic:pic>
              </a:graphicData>
            </a:graphic>
          </wp:inline>
        </w:drawing>
      </w:r>
    </w:p>
    <w:p w14:paraId="387459C1" w14:textId="77777777" w:rsidR="003B7F95" w:rsidRPr="000C022C" w:rsidRDefault="003B7F95" w:rsidP="003B7F95">
      <w:pPr>
        <w:jc w:val="center"/>
        <w:rPr>
          <w:b/>
        </w:rPr>
      </w:pPr>
      <w:r w:rsidRPr="000C022C">
        <w:rPr>
          <w:b/>
        </w:rPr>
        <w:t>Figure 4</w:t>
      </w:r>
      <w:r w:rsidR="00053D0F">
        <w:rPr>
          <w:b/>
        </w:rPr>
        <w:t>A</w:t>
      </w:r>
    </w:p>
    <w:p w14:paraId="387459C2" w14:textId="77777777" w:rsidR="003B7F95" w:rsidRDefault="003B7F95" w:rsidP="00932421">
      <w:pPr>
        <w:pStyle w:val="ListParagraph"/>
        <w:numPr>
          <w:ilvl w:val="0"/>
          <w:numId w:val="14"/>
        </w:numPr>
      </w:pPr>
      <w:r>
        <w:t>With the ‘pcap’ file now saved to a file we can proceed to opening the ‘pcap’ file into the OCD Packet Capture utility. See Figure 5</w:t>
      </w:r>
      <w:r w:rsidR="00053D0F">
        <w:t>A</w:t>
      </w:r>
      <w:r>
        <w:t xml:space="preserve">.  This utility, which </w:t>
      </w:r>
      <w:r w:rsidR="00D63BCA">
        <w:t>has</w:t>
      </w:r>
      <w:r>
        <w:t xml:space="preserve"> been provided to us by Extratech, can interpret the recently saved ‘pcap’ file and present the messages in a formatted textual form.</w:t>
      </w:r>
    </w:p>
    <w:p w14:paraId="387459C3" w14:textId="77777777" w:rsidR="003B7F95" w:rsidRDefault="003B7F95" w:rsidP="003B7F95">
      <w:pPr>
        <w:pStyle w:val="ListParagraph"/>
      </w:pPr>
    </w:p>
    <w:p w14:paraId="387459C4" w14:textId="77777777" w:rsidR="003B7F95" w:rsidRDefault="003B7F95" w:rsidP="003B7F95">
      <w:pPr>
        <w:pStyle w:val="ListParagraph"/>
      </w:pPr>
    </w:p>
    <w:p w14:paraId="387459C5" w14:textId="77777777" w:rsidR="003B7F95" w:rsidRDefault="003B7F95" w:rsidP="003B7F95">
      <w:pPr>
        <w:pStyle w:val="ListParagraph"/>
      </w:pPr>
      <w:r>
        <w:rPr>
          <w:noProof/>
        </w:rPr>
        <w:lastRenderedPageBreak/>
        <w:drawing>
          <wp:inline distT="0" distB="0" distL="0" distR="0" wp14:anchorId="38745BE7" wp14:editId="38745BE8">
            <wp:extent cx="5943600" cy="4186555"/>
            <wp:effectExtent l="19050" t="0" r="0" b="0"/>
            <wp:docPr id="5" name="Picture 4" descr="ocd_capture_sta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d_capture_start.bmp"/>
                    <pic:cNvPicPr/>
                  </pic:nvPicPr>
                  <pic:blipFill>
                    <a:blip r:embed="rId180" cstate="print"/>
                    <a:stretch>
                      <a:fillRect/>
                    </a:stretch>
                  </pic:blipFill>
                  <pic:spPr>
                    <a:xfrm>
                      <a:off x="0" y="0"/>
                      <a:ext cx="5943600" cy="4186555"/>
                    </a:xfrm>
                    <a:prstGeom prst="rect">
                      <a:avLst/>
                    </a:prstGeom>
                  </pic:spPr>
                </pic:pic>
              </a:graphicData>
            </a:graphic>
          </wp:inline>
        </w:drawing>
      </w:r>
    </w:p>
    <w:p w14:paraId="387459C6" w14:textId="77777777" w:rsidR="003B7F95" w:rsidRPr="000C022C" w:rsidRDefault="003B7F95" w:rsidP="003B7F95">
      <w:pPr>
        <w:pStyle w:val="ListParagraph"/>
        <w:jc w:val="center"/>
        <w:rPr>
          <w:b/>
        </w:rPr>
      </w:pPr>
      <w:r w:rsidRPr="000C022C">
        <w:rPr>
          <w:b/>
        </w:rPr>
        <w:t>Figure 5</w:t>
      </w:r>
      <w:r w:rsidR="00053D0F">
        <w:rPr>
          <w:b/>
        </w:rPr>
        <w:t>A</w:t>
      </w:r>
    </w:p>
    <w:p w14:paraId="387459C7" w14:textId="77777777" w:rsidR="003B7F95" w:rsidRPr="00EE2114" w:rsidRDefault="003B7F95" w:rsidP="003B7F95">
      <w:pPr>
        <w:pStyle w:val="ListParagraph"/>
      </w:pPr>
    </w:p>
    <w:p w14:paraId="387459C8" w14:textId="77777777" w:rsidR="003B7F95" w:rsidRDefault="003B7F95" w:rsidP="00932421">
      <w:pPr>
        <w:pStyle w:val="ListParagraph"/>
        <w:numPr>
          <w:ilvl w:val="0"/>
          <w:numId w:val="15"/>
        </w:numPr>
      </w:pPr>
      <w:r>
        <w:t>To open the file Select Network Device as ‘File’ and press the ‘Start Capture’ button on the interface.</w:t>
      </w:r>
    </w:p>
    <w:p w14:paraId="387459C9" w14:textId="77777777" w:rsidR="003B7F95" w:rsidRDefault="003B7F95" w:rsidP="003B7F95">
      <w:pPr>
        <w:pStyle w:val="ListParagraph"/>
        <w:ind w:left="1440"/>
      </w:pPr>
    </w:p>
    <w:p w14:paraId="387459CA" w14:textId="77777777" w:rsidR="003B7F95" w:rsidRDefault="003B7F95" w:rsidP="00932421">
      <w:pPr>
        <w:pStyle w:val="ListParagraph"/>
        <w:numPr>
          <w:ilvl w:val="0"/>
          <w:numId w:val="15"/>
        </w:numPr>
      </w:pPr>
      <w:r>
        <w:t>Navigate to where the file is located.</w:t>
      </w:r>
    </w:p>
    <w:p w14:paraId="387459CB" w14:textId="77777777" w:rsidR="003B7F95" w:rsidRDefault="003B7F95" w:rsidP="003B7F95">
      <w:pPr>
        <w:pStyle w:val="ListParagraph"/>
      </w:pPr>
    </w:p>
    <w:p w14:paraId="387459CC" w14:textId="77777777" w:rsidR="003B7F95" w:rsidRDefault="003B7F95" w:rsidP="003B7F95">
      <w:pPr>
        <w:pStyle w:val="ListParagraph"/>
        <w:ind w:left="1440"/>
      </w:pPr>
    </w:p>
    <w:p w14:paraId="387459CD" w14:textId="77777777" w:rsidR="003B7F95" w:rsidRDefault="003B7F95" w:rsidP="00932421">
      <w:pPr>
        <w:pStyle w:val="ListParagraph"/>
        <w:numPr>
          <w:ilvl w:val="0"/>
          <w:numId w:val="15"/>
        </w:numPr>
      </w:pPr>
      <w:r>
        <w:t xml:space="preserve">Select the file as </w:t>
      </w:r>
      <w:r w:rsidR="00D63BCA">
        <w:t>type ‘</w:t>
      </w:r>
      <w:r>
        <w:t>*.pcap’ and press the ‘Open’ button.</w:t>
      </w:r>
    </w:p>
    <w:p w14:paraId="387459CE" w14:textId="77777777" w:rsidR="003B7F95" w:rsidRDefault="003B7F95" w:rsidP="003B7F95">
      <w:pPr>
        <w:pStyle w:val="ListParagraph"/>
        <w:ind w:left="1440"/>
      </w:pPr>
      <w:r>
        <w:t xml:space="preserve"> </w:t>
      </w:r>
    </w:p>
    <w:p w14:paraId="387459CF" w14:textId="77777777" w:rsidR="003B7F95" w:rsidRDefault="003B7F95" w:rsidP="00932421">
      <w:pPr>
        <w:pStyle w:val="ListParagraph"/>
        <w:numPr>
          <w:ilvl w:val="0"/>
          <w:numId w:val="15"/>
        </w:numPr>
      </w:pPr>
      <w:r>
        <w:t xml:space="preserve">The details of the messaging that was captured are displayed in the two text areas in the interface.  See </w:t>
      </w:r>
      <w:r w:rsidR="00D63BCA">
        <w:t>Figure 6</w:t>
      </w:r>
      <w:r>
        <w:t xml:space="preserve">.  Port 31 on the right is for the Primary truck. Port 29 on the left is for the Secondary Truck. </w:t>
      </w:r>
    </w:p>
    <w:p w14:paraId="387459D0" w14:textId="77777777" w:rsidR="003B7F95" w:rsidRDefault="003B7F95" w:rsidP="003B7F95">
      <w:r>
        <w:rPr>
          <w:noProof/>
        </w:rPr>
        <w:lastRenderedPageBreak/>
        <w:drawing>
          <wp:inline distT="0" distB="0" distL="0" distR="0" wp14:anchorId="38745BE9" wp14:editId="38745BEA">
            <wp:extent cx="5943600" cy="4243070"/>
            <wp:effectExtent l="19050" t="0" r="0" b="0"/>
            <wp:docPr id="3" name="Picture 5" descr="ocd_capture_sel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d_capture_select.bmp"/>
                    <pic:cNvPicPr/>
                  </pic:nvPicPr>
                  <pic:blipFill>
                    <a:blip r:embed="rId181" cstate="print"/>
                    <a:stretch>
                      <a:fillRect/>
                    </a:stretch>
                  </pic:blipFill>
                  <pic:spPr>
                    <a:xfrm>
                      <a:off x="0" y="0"/>
                      <a:ext cx="5943600" cy="4243070"/>
                    </a:xfrm>
                    <a:prstGeom prst="rect">
                      <a:avLst/>
                    </a:prstGeom>
                  </pic:spPr>
                </pic:pic>
              </a:graphicData>
            </a:graphic>
          </wp:inline>
        </w:drawing>
      </w:r>
    </w:p>
    <w:p w14:paraId="387459D1" w14:textId="77777777" w:rsidR="003B7F95" w:rsidRPr="000C022C" w:rsidRDefault="003B7F95" w:rsidP="003B7F95">
      <w:pPr>
        <w:jc w:val="center"/>
        <w:rPr>
          <w:b/>
        </w:rPr>
      </w:pPr>
      <w:r w:rsidRPr="000C022C">
        <w:rPr>
          <w:b/>
        </w:rPr>
        <w:t>Figure 6</w:t>
      </w:r>
      <w:r w:rsidR="00053D0F">
        <w:rPr>
          <w:b/>
        </w:rPr>
        <w:t>A</w:t>
      </w:r>
    </w:p>
    <w:p w14:paraId="387459D2" w14:textId="77777777" w:rsidR="003B7F95" w:rsidRDefault="003B7F95" w:rsidP="00932421">
      <w:pPr>
        <w:pStyle w:val="ListParagraph"/>
        <w:numPr>
          <w:ilvl w:val="0"/>
          <w:numId w:val="15"/>
        </w:numPr>
      </w:pPr>
      <w:r>
        <w:t>To get access to this data in its textual form you can perform a ‘Ctrl A’ -Select All and a Ctrl C - Co</w:t>
      </w:r>
      <w:r w:rsidR="00053D0F">
        <w:t>py as depicted also in Figure 6A.</w:t>
      </w:r>
    </w:p>
    <w:p w14:paraId="387459D3" w14:textId="77777777" w:rsidR="003B7F95" w:rsidRDefault="003B7F95" w:rsidP="003B7F95">
      <w:pPr>
        <w:pStyle w:val="ListParagraph"/>
        <w:ind w:left="1440"/>
      </w:pPr>
    </w:p>
    <w:p w14:paraId="387459D4" w14:textId="77777777" w:rsidR="003B7F95" w:rsidRDefault="003B7F95" w:rsidP="00932421">
      <w:pPr>
        <w:pStyle w:val="ListParagraph"/>
        <w:numPr>
          <w:ilvl w:val="0"/>
          <w:numId w:val="15"/>
        </w:numPr>
      </w:pPr>
      <w:r>
        <w:t>Next you can Ctrl V – Paste the now selected data into a text document.</w:t>
      </w:r>
    </w:p>
    <w:p w14:paraId="387459D5" w14:textId="77777777" w:rsidR="003B7F95" w:rsidRDefault="003B7F95" w:rsidP="003B7F95">
      <w:pPr>
        <w:pStyle w:val="ListParagraph"/>
        <w:ind w:left="1440"/>
      </w:pPr>
    </w:p>
    <w:p w14:paraId="387459D6" w14:textId="77777777" w:rsidR="003B7F95" w:rsidRDefault="003B7F95" w:rsidP="00932421">
      <w:pPr>
        <w:pStyle w:val="ListParagraph"/>
        <w:numPr>
          <w:ilvl w:val="0"/>
          <w:numId w:val="15"/>
        </w:numPr>
      </w:pPr>
      <w:r>
        <w:t xml:space="preserve">Perform this for both the Primary (Port 31 side) and Secondary (Port 29 side) Truck data. </w:t>
      </w:r>
    </w:p>
    <w:p w14:paraId="387459D7" w14:textId="77777777" w:rsidR="003B7F95" w:rsidRDefault="003B7F95" w:rsidP="003B7F95">
      <w:pPr>
        <w:pStyle w:val="ListParagraph"/>
      </w:pPr>
    </w:p>
    <w:p w14:paraId="387459D8" w14:textId="77777777" w:rsidR="006E6AAB" w:rsidRDefault="003B7F95" w:rsidP="00932421">
      <w:pPr>
        <w:pStyle w:val="ListParagraph"/>
        <w:numPr>
          <w:ilvl w:val="0"/>
          <w:numId w:val="15"/>
        </w:numPr>
      </w:pPr>
      <w:r>
        <w:t>The data can now be imported or parsed using Microsoft Excel or scripting</w:t>
      </w:r>
      <w:r w:rsidR="00CC0466">
        <w:t xml:space="preserve"> (S</w:t>
      </w:r>
      <w:r w:rsidR="00724E53">
        <w:t>ee</w:t>
      </w:r>
      <w:r w:rsidR="00CC0466">
        <w:t xml:space="preserve"> </w:t>
      </w:r>
      <w:r w:rsidR="00CC0466" w:rsidRPr="006E6AAB">
        <w:rPr>
          <w:i/>
        </w:rPr>
        <w:t>4.3 Data Extraction</w:t>
      </w:r>
      <w:r w:rsidR="006E6AAB">
        <w:t>) to</w:t>
      </w:r>
      <w:r>
        <w:t xml:space="preserve"> generate statistical assessments of the command and response behaviors of </w:t>
      </w:r>
      <w:r w:rsidR="005627BA">
        <w:t>the various interface messages.</w:t>
      </w:r>
    </w:p>
    <w:p w14:paraId="387459D9" w14:textId="77777777" w:rsidR="001B153C" w:rsidRDefault="001B153C" w:rsidP="001B153C">
      <w:pPr>
        <w:sectPr w:rsidR="001B153C" w:rsidSect="00032D8F">
          <w:pgSz w:w="12240" w:h="15840" w:code="1"/>
          <w:pgMar w:top="1080" w:right="1440" w:bottom="1152" w:left="1440" w:header="432" w:footer="288" w:gutter="0"/>
          <w:cols w:space="720"/>
          <w:docGrid w:linePitch="299"/>
        </w:sectPr>
      </w:pPr>
    </w:p>
    <w:p w14:paraId="387459DA" w14:textId="77777777" w:rsidR="001B153C" w:rsidRDefault="001B153C" w:rsidP="001B153C">
      <w:pPr>
        <w:pStyle w:val="Heading2"/>
        <w:numPr>
          <w:ilvl w:val="1"/>
          <w:numId w:val="3"/>
        </w:numPr>
      </w:pPr>
      <w:bookmarkStart w:id="161" w:name="_Toc354401892"/>
      <w:r>
        <w:lastRenderedPageBreak/>
        <w:t>TCPDump Measurement Workflow</w:t>
      </w:r>
      <w:bookmarkEnd w:id="161"/>
    </w:p>
    <w:p w14:paraId="387459DB" w14:textId="77777777" w:rsidR="002640CE" w:rsidRDefault="00146639" w:rsidP="002640CE">
      <w:r>
        <w:pict w14:anchorId="38745BEC">
          <v:group id="_x0000_s1177" editas="canvas" style="width:468pt;height:280.8pt;mso-position-horizontal-relative:char;mso-position-vertical-relative:line" coordorigin="2160,1749" coordsize="9360,5616">
            <o:lock v:ext="edit" aspectratio="t"/>
            <v:shape id="_x0000_s1178" type="#_x0000_t75" style="position:absolute;left:2160;top:1749;width:9360;height:5616" o:preferrelative="f" stroked="t" strokecolor="black [3213]">
              <v:fill o:detectmouseclick="t"/>
              <v:path o:extrusionok="t" o:connecttype="none"/>
              <o:lock v:ext="edit" text="t"/>
            </v:shape>
            <v:group id="_x0000_s1203" style="position:absolute;left:2874;top:2334;width:3464;height:1649" coordorigin="7546,2190" coordsize="3464,1649">
              <v:rect id="_x0000_s1181" style="position:absolute;left:7546;top:2190;width:3464;height:1649"/>
              <v:rect id="_x0000_s1189" style="position:absolute;left:7606;top:3300;width:2084;height:473">
                <v:textbox style="mso-next-textbox:#_x0000_s1189">
                  <w:txbxContent>
                    <w:p w14:paraId="38745C3C" w14:textId="77777777" w:rsidR="00950080" w:rsidRDefault="00950080" w:rsidP="00B14CB9">
                      <w:r>
                        <w:t>Extratech M3514</w:t>
                      </w:r>
                    </w:p>
                  </w:txbxContent>
                </v:textbox>
              </v:rect>
            </v:group>
            <v:shape id="_x0000_s1192" type="#_x0000_t115" style="position:absolute;left:2888;top:5355;width:1673;height:1193"/>
            <v:shape id="_x0000_s1193" type="#_x0000_t67" style="position:absolute;left:3877;top:4287;width:570;height:673"/>
            <v:shape id="_x0000_s1194" type="#_x0000_t202" style="position:absolute;left:3075;top:6653;width:1230;height:382" stroked="f">
              <v:textbox style="mso-next-textbox:#_x0000_s1194">
                <w:txbxContent>
                  <w:p w14:paraId="38745C3D" w14:textId="77777777" w:rsidR="00950080" w:rsidRPr="006A1611" w:rsidRDefault="00950080" w:rsidP="00B14CB9">
                    <w:pPr>
                      <w:jc w:val="right"/>
                      <w:rPr>
                        <w:sz w:val="16"/>
                        <w:szCs w:val="16"/>
                      </w:rPr>
                    </w:pPr>
                    <w:r>
                      <w:rPr>
                        <w:sz w:val="16"/>
                        <w:szCs w:val="16"/>
                      </w:rPr>
                      <w:t>*.p</w:t>
                    </w:r>
                    <w:r w:rsidRPr="006A1611">
                      <w:rPr>
                        <w:sz w:val="16"/>
                        <w:szCs w:val="16"/>
                      </w:rPr>
                      <w:t>cap files</w:t>
                    </w:r>
                  </w:p>
                </w:txbxContent>
              </v:textbox>
            </v:shape>
            <v:shape id="_x0000_s1195" type="#_x0000_t13" style="position:absolute;left:4876;top:5813;width:959;height:54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196" type="#_x0000_t109" style="position:absolute;left:6053;top:5475;width:2115;height:96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197" type="#_x0000_t202" style="position:absolute;left:6128;top:5588;width:1935;height:651;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197">
                <w:txbxContent>
                  <w:p w14:paraId="38745C3E" w14:textId="77777777" w:rsidR="00950080" w:rsidRPr="006A1611" w:rsidRDefault="00950080" w:rsidP="00B14CB9">
                    <w:pPr>
                      <w:rPr>
                        <w:sz w:val="16"/>
                        <w:szCs w:val="16"/>
                      </w:rPr>
                    </w:pPr>
                    <w:r>
                      <w:rPr>
                        <w:sz w:val="16"/>
                        <w:szCs w:val="16"/>
                      </w:rPr>
                      <w:t xml:space="preserve">PC Running </w:t>
                    </w:r>
                    <w:r w:rsidRPr="006A1611">
                      <w:rPr>
                        <w:sz w:val="16"/>
                        <w:szCs w:val="16"/>
                      </w:rPr>
                      <w:t xml:space="preserve">OCD Packet Capture </w:t>
                    </w:r>
                    <w:r>
                      <w:rPr>
                        <w:sz w:val="16"/>
                        <w:szCs w:val="16"/>
                      </w:rPr>
                      <w:t>Tool</w:t>
                    </w:r>
                  </w:p>
                </w:txbxContent>
              </v:textbox>
            </v:shape>
            <v:shape id="_x0000_s1198" type="#_x0000_t13" style="position:absolute;left:8490;top:5768;width:1035;height:55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199" type="#_x0000_t115" style="position:absolute;left:9870;top:5475;width:1140;height:9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200" type="#_x0000_t202" style="position:absolute;left:9855;top:6548;width:1230;height:382" stroked="f">
              <v:textbox style="mso-next-textbox:#_x0000_s1200">
                <w:txbxContent>
                  <w:p w14:paraId="38745C3F" w14:textId="77777777" w:rsidR="00950080" w:rsidRPr="006A1611" w:rsidRDefault="00950080" w:rsidP="00B14CB9">
                    <w:pPr>
                      <w:rPr>
                        <w:sz w:val="16"/>
                        <w:szCs w:val="16"/>
                      </w:rPr>
                    </w:pPr>
                    <w:r>
                      <w:rPr>
                        <w:sz w:val="16"/>
                        <w:szCs w:val="16"/>
                      </w:rPr>
                      <w:t>*.txt</w:t>
                    </w:r>
                    <w:r w:rsidRPr="006A1611">
                      <w:rPr>
                        <w:sz w:val="16"/>
                        <w:szCs w:val="16"/>
                      </w:rPr>
                      <w:t xml:space="preserve"> files</w:t>
                    </w:r>
                  </w:p>
                </w:txbxContent>
              </v:textbox>
            </v:shape>
            <v:shape id="_x0000_s1202" type="#_x0000_t202" style="position:absolute;left:2737;top:1856;width:3794;height:423" strokecolor="white [3212]">
              <v:textbox style="mso-next-textbox:#_x0000_s1202">
                <w:txbxContent>
                  <w:p w14:paraId="38745C40" w14:textId="77777777" w:rsidR="00950080" w:rsidRDefault="00950080" w:rsidP="00B14CB9">
                    <w:r>
                      <w:t>OCD Analyzer With ‘</w:t>
                    </w:r>
                    <w:r w:rsidRPr="002640CE">
                      <w:rPr>
                        <w:i/>
                      </w:rPr>
                      <w:t>tcpdump’</w:t>
                    </w:r>
                    <w:r>
                      <w:t xml:space="preserve"> Installed</w:t>
                    </w:r>
                  </w:p>
                </w:txbxContent>
              </v:textbox>
            </v:shape>
            <v:shape id="_x0000_s1208" type="#_x0000_t67" style="position:absolute;left:10138;top:4527;width:570;height:673;rotation:180"/>
            <v:shape id="_x0000_s1209" type="#_x0000_t202" style="position:absolute;left:9525;top:3444;width:1485;height:843">
              <v:textbox>
                <w:txbxContent>
                  <w:p w14:paraId="38745C41" w14:textId="77777777" w:rsidR="00950080" w:rsidRPr="00B14CB9" w:rsidRDefault="00950080">
                    <w:pPr>
                      <w:rPr>
                        <w:sz w:val="18"/>
                        <w:szCs w:val="18"/>
                      </w:rPr>
                    </w:pPr>
                    <w:r>
                      <w:rPr>
                        <w:sz w:val="18"/>
                        <w:szCs w:val="18"/>
                      </w:rPr>
                      <w:t>Statistics via text file parsing.</w:t>
                    </w:r>
                  </w:p>
                </w:txbxContent>
              </v:textbox>
            </v:shape>
            <w10:anchorlock/>
          </v:group>
        </w:pict>
      </w:r>
    </w:p>
    <w:p w14:paraId="387459DC" w14:textId="77777777" w:rsidR="00285388" w:rsidRPr="002640CE" w:rsidRDefault="00285388" w:rsidP="002640CE">
      <w:r>
        <w:t xml:space="preserve">Tcpdump would be launched with a command such as </w:t>
      </w:r>
    </w:p>
    <w:p w14:paraId="387459DD" w14:textId="77777777" w:rsidR="00285388" w:rsidRPr="00285388" w:rsidRDefault="00B738FE" w:rsidP="00285388">
      <w:pPr>
        <w:pStyle w:val="Heading2"/>
        <w:numPr>
          <w:ilvl w:val="1"/>
          <w:numId w:val="3"/>
        </w:numPr>
      </w:pPr>
      <w:bookmarkStart w:id="162" w:name="_Toc354401893"/>
      <w:r>
        <w:t xml:space="preserve">Scripted </w:t>
      </w:r>
      <w:r w:rsidR="00057C0F">
        <w:t>Data Extraction</w:t>
      </w:r>
      <w:bookmarkEnd w:id="162"/>
    </w:p>
    <w:p w14:paraId="387459DE" w14:textId="77777777" w:rsidR="00933023" w:rsidRDefault="00062654" w:rsidP="002E00A2">
      <w:pPr>
        <w:ind w:left="360"/>
      </w:pPr>
      <w:r>
        <w:t>Using the</w:t>
      </w:r>
      <w:r w:rsidR="00057C0F">
        <w:t xml:space="preserve"> output </w:t>
      </w:r>
      <w:r>
        <w:t xml:space="preserve">file(s) </w:t>
      </w:r>
      <w:r w:rsidR="00057C0F">
        <w:t xml:space="preserve">of </w:t>
      </w:r>
      <w:r>
        <w:t>the OCD Packet Capture Tool gives</w:t>
      </w:r>
      <w:r w:rsidR="00057C0F">
        <w:t xml:space="preserve"> visibility to the details of the messa</w:t>
      </w:r>
      <w:r>
        <w:t>ging but requires</w:t>
      </w:r>
      <w:r w:rsidR="00057C0F">
        <w:t xml:space="preserve"> a specialized approach to extracting data. A script was created to parse the files and identify the messages as known OCD movement commands versus their ‘X, and T</w:t>
      </w:r>
      <w:r w:rsidR="00282584">
        <w:t xml:space="preserve">heta’ </w:t>
      </w:r>
      <w:r w:rsidR="006D074A">
        <w:t>command</w:t>
      </w:r>
      <w:r w:rsidR="00282584">
        <w:t xml:space="preserve"> equivalents.</w:t>
      </w:r>
      <w:r w:rsidR="00933023">
        <w:t xml:space="preserve"> This script</w:t>
      </w:r>
      <w:r w:rsidR="00282584">
        <w:t>:</w:t>
      </w:r>
      <w:r w:rsidR="00933023">
        <w:t xml:space="preserve"> </w:t>
      </w:r>
    </w:p>
    <w:p w14:paraId="387459DF" w14:textId="77777777" w:rsidR="00933023" w:rsidRDefault="00B738FE" w:rsidP="00932421">
      <w:pPr>
        <w:pStyle w:val="ListParagraph"/>
        <w:numPr>
          <w:ilvl w:val="0"/>
          <w:numId w:val="16"/>
        </w:numPr>
        <w:ind w:left="1080"/>
      </w:pPr>
      <w:r>
        <w:t>Parse</w:t>
      </w:r>
      <w:r w:rsidR="00062654">
        <w:t>s</w:t>
      </w:r>
      <w:r>
        <w:t xml:space="preserve"> </w:t>
      </w:r>
      <w:r w:rsidR="00933023">
        <w:t xml:space="preserve">OCD Packet capture files to identify commands being sent to and </w:t>
      </w:r>
      <w:r>
        <w:t xml:space="preserve">responses being </w:t>
      </w:r>
      <w:r w:rsidR="00933023">
        <w:t xml:space="preserve">received from the Extratech. </w:t>
      </w:r>
    </w:p>
    <w:p w14:paraId="387459E0" w14:textId="77777777" w:rsidR="00057C0F" w:rsidRDefault="00B738FE" w:rsidP="00932421">
      <w:pPr>
        <w:pStyle w:val="ListParagraph"/>
        <w:numPr>
          <w:ilvl w:val="0"/>
          <w:numId w:val="16"/>
        </w:numPr>
        <w:ind w:left="1080"/>
      </w:pPr>
      <w:r>
        <w:t>Convert</w:t>
      </w:r>
      <w:r w:rsidR="00062654">
        <w:t>s</w:t>
      </w:r>
      <w:r w:rsidR="00933023">
        <w:t xml:space="preserve"> the X, Theta Commands to their OCD command equivalents.</w:t>
      </w:r>
    </w:p>
    <w:p w14:paraId="387459E1" w14:textId="77777777" w:rsidR="00933023" w:rsidRDefault="00B738FE" w:rsidP="00932421">
      <w:pPr>
        <w:pStyle w:val="ListParagraph"/>
        <w:numPr>
          <w:ilvl w:val="0"/>
          <w:numId w:val="16"/>
        </w:numPr>
        <w:ind w:left="1080"/>
      </w:pPr>
      <w:r>
        <w:t>Accumulate</w:t>
      </w:r>
      <w:r w:rsidR="00062654">
        <w:t>s</w:t>
      </w:r>
      <w:r>
        <w:t xml:space="preserve"> </w:t>
      </w:r>
      <w:r w:rsidR="00933023">
        <w:t>command-response times for each message type.</w:t>
      </w:r>
    </w:p>
    <w:p w14:paraId="387459E2" w14:textId="77777777" w:rsidR="00933023" w:rsidRDefault="00B738FE" w:rsidP="00932421">
      <w:pPr>
        <w:pStyle w:val="ListParagraph"/>
        <w:numPr>
          <w:ilvl w:val="0"/>
          <w:numId w:val="16"/>
        </w:numPr>
        <w:ind w:left="1080"/>
      </w:pPr>
      <w:r>
        <w:t>Perform</w:t>
      </w:r>
      <w:r w:rsidR="00062654">
        <w:t>s</w:t>
      </w:r>
      <w:r w:rsidR="00933023">
        <w:t xml:space="preserve"> statistical calculations of MAX, MIN, STDDEV, </w:t>
      </w:r>
      <w:r w:rsidR="00282584">
        <w:t>and MEAN</w:t>
      </w:r>
      <w:r w:rsidR="00933023">
        <w:t xml:space="preserve"> on these accumulated results. </w:t>
      </w:r>
    </w:p>
    <w:p w14:paraId="387459E3" w14:textId="77777777" w:rsidR="00933023" w:rsidRDefault="00E77C31" w:rsidP="00932421">
      <w:pPr>
        <w:pStyle w:val="ListParagraph"/>
        <w:numPr>
          <w:ilvl w:val="0"/>
          <w:numId w:val="16"/>
        </w:numPr>
        <w:ind w:left="1080"/>
      </w:pPr>
      <w:r>
        <w:t>Output</w:t>
      </w:r>
      <w:r w:rsidR="00BB27F9">
        <w:t>s</w:t>
      </w:r>
      <w:r w:rsidR="00933023">
        <w:t xml:space="preserve"> </w:t>
      </w:r>
      <w:r w:rsidR="00BB27F9">
        <w:t>statistics</w:t>
      </w:r>
      <w:r w:rsidR="00B56ACD">
        <w:t xml:space="preserve"> </w:t>
      </w:r>
      <w:r w:rsidR="00BB27F9">
        <w:t>data in</w:t>
      </w:r>
      <w:r w:rsidR="00933023">
        <w:t xml:space="preserve"> a simple textual format. </w:t>
      </w:r>
    </w:p>
    <w:p w14:paraId="387459E4" w14:textId="77777777" w:rsidR="00EA556B" w:rsidRDefault="00EA556B" w:rsidP="00EA556B">
      <w:pPr>
        <w:pStyle w:val="ListParagraph"/>
        <w:ind w:left="1080"/>
      </w:pPr>
    </w:p>
    <w:p w14:paraId="387459E5" w14:textId="77777777" w:rsidR="00EA556B" w:rsidRDefault="00EA556B" w:rsidP="00EA556B">
      <w:pPr>
        <w:pStyle w:val="ListParagraph"/>
        <w:ind w:left="1080"/>
      </w:pPr>
    </w:p>
    <w:p w14:paraId="387459E6" w14:textId="77777777" w:rsidR="00F91758" w:rsidRDefault="00F91758" w:rsidP="00F91758">
      <w:pPr>
        <w:ind w:left="360"/>
      </w:pPr>
    </w:p>
    <w:p w14:paraId="387459E7" w14:textId="77777777" w:rsidR="002E00A2" w:rsidRDefault="002E00A2" w:rsidP="002E00A2">
      <w:pPr>
        <w:pStyle w:val="ListParagraph"/>
        <w:ind w:left="1080"/>
      </w:pPr>
    </w:p>
    <w:p w14:paraId="387459E8" w14:textId="77777777" w:rsidR="00AC43F7" w:rsidRPr="00AC43F7" w:rsidRDefault="00D5539D" w:rsidP="00AC43F7">
      <w:pPr>
        <w:pStyle w:val="Heading2"/>
        <w:numPr>
          <w:ilvl w:val="1"/>
          <w:numId w:val="3"/>
        </w:numPr>
      </w:pPr>
      <w:bookmarkStart w:id="163" w:name="_Toc354401894"/>
      <w:r>
        <w:lastRenderedPageBreak/>
        <w:t>Testing the Data</w:t>
      </w:r>
      <w:r w:rsidR="002E00A2">
        <w:t xml:space="preserve"> Extraction</w:t>
      </w:r>
      <w:bookmarkEnd w:id="163"/>
    </w:p>
    <w:p w14:paraId="387459E9" w14:textId="77777777" w:rsidR="00F66735" w:rsidRDefault="002E00A2" w:rsidP="002E00A2">
      <w:pPr>
        <w:ind w:left="360"/>
      </w:pPr>
      <w:r>
        <w:t xml:space="preserve">In order to confirm the </w:t>
      </w:r>
      <w:r w:rsidR="008B1B91">
        <w:t xml:space="preserve">mathematical </w:t>
      </w:r>
      <w:r>
        <w:t>results of the scripted parsing</w:t>
      </w:r>
      <w:r w:rsidR="00B56ACD">
        <w:t>,</w:t>
      </w:r>
      <w:r>
        <w:t xml:space="preserve"> a portion of an actual capture</w:t>
      </w:r>
      <w:r w:rsidR="00E77C31">
        <w:t xml:space="preserve"> file</w:t>
      </w:r>
      <w:r>
        <w:t xml:space="preserve"> was imported into an Excel </w:t>
      </w:r>
      <w:r w:rsidR="00E77C31">
        <w:t>spreadsheet.  S</w:t>
      </w:r>
      <w:r>
        <w:t>tatistical results from that spreadsheet were</w:t>
      </w:r>
      <w:r w:rsidR="008B1B91">
        <w:t xml:space="preserve"> then compared to the</w:t>
      </w:r>
      <w:r>
        <w:t xml:space="preserve"> results</w:t>
      </w:r>
      <w:r w:rsidR="008B1B91">
        <w:t xml:space="preserve"> obtained when the script was used to parse the same capture file</w:t>
      </w:r>
      <w:r>
        <w:t>.</w:t>
      </w:r>
      <w:r w:rsidR="00E77C31">
        <w:t xml:space="preserve"> </w:t>
      </w:r>
    </w:p>
    <w:tbl>
      <w:tblPr>
        <w:tblW w:w="49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053"/>
        <w:gridCol w:w="1053"/>
      </w:tblGrid>
      <w:tr w:rsidR="00F66735" w:rsidRPr="00F66735" w14:paraId="387459EF" w14:textId="77777777" w:rsidTr="00F66735">
        <w:trPr>
          <w:trHeight w:val="300"/>
        </w:trPr>
        <w:tc>
          <w:tcPr>
            <w:tcW w:w="960" w:type="dxa"/>
          </w:tcPr>
          <w:p w14:paraId="387459EA" w14:textId="77777777" w:rsidR="00F66735" w:rsidRPr="00F66735" w:rsidRDefault="00F66735" w:rsidP="00F66735">
            <w:pPr>
              <w:spacing w:after="0" w:line="240" w:lineRule="auto"/>
              <w:jc w:val="center"/>
              <w:rPr>
                <w:rFonts w:ascii="Calibri" w:eastAsia="Times New Roman" w:hAnsi="Calibri" w:cs="Times New Roman"/>
                <w:b/>
                <w:bCs/>
                <w:color w:val="000000"/>
              </w:rPr>
            </w:pPr>
          </w:p>
        </w:tc>
        <w:tc>
          <w:tcPr>
            <w:tcW w:w="960" w:type="dxa"/>
            <w:shd w:val="clear" w:color="auto" w:fill="auto"/>
            <w:noWrap/>
            <w:vAlign w:val="bottom"/>
            <w:hideMark/>
          </w:tcPr>
          <w:p w14:paraId="387459EB" w14:textId="77777777" w:rsidR="00F66735" w:rsidRPr="00F66735" w:rsidRDefault="00F66735" w:rsidP="00F66735">
            <w:pPr>
              <w:spacing w:after="0" w:line="240" w:lineRule="auto"/>
              <w:jc w:val="center"/>
              <w:rPr>
                <w:rFonts w:ascii="Calibri" w:eastAsia="Times New Roman" w:hAnsi="Calibri" w:cs="Times New Roman"/>
                <w:b/>
                <w:bCs/>
                <w:color w:val="000000"/>
              </w:rPr>
            </w:pPr>
            <w:r w:rsidRPr="00F66735">
              <w:rPr>
                <w:rFonts w:ascii="Calibri" w:eastAsia="Times New Roman" w:hAnsi="Calibri" w:cs="Times New Roman"/>
                <w:b/>
                <w:bCs/>
                <w:color w:val="000000"/>
              </w:rPr>
              <w:t>MIN</w:t>
            </w:r>
          </w:p>
        </w:tc>
        <w:tc>
          <w:tcPr>
            <w:tcW w:w="960" w:type="dxa"/>
            <w:shd w:val="clear" w:color="auto" w:fill="auto"/>
            <w:noWrap/>
            <w:vAlign w:val="bottom"/>
            <w:hideMark/>
          </w:tcPr>
          <w:p w14:paraId="387459EC" w14:textId="77777777" w:rsidR="00F66735" w:rsidRPr="00F66735" w:rsidRDefault="00F66735" w:rsidP="00F66735">
            <w:pPr>
              <w:spacing w:after="0" w:line="240" w:lineRule="auto"/>
              <w:jc w:val="center"/>
              <w:rPr>
                <w:rFonts w:ascii="Calibri" w:eastAsia="Times New Roman" w:hAnsi="Calibri" w:cs="Times New Roman"/>
                <w:b/>
                <w:bCs/>
                <w:color w:val="000000"/>
              </w:rPr>
            </w:pPr>
            <w:r w:rsidRPr="00F66735">
              <w:rPr>
                <w:rFonts w:ascii="Calibri" w:eastAsia="Times New Roman" w:hAnsi="Calibri" w:cs="Times New Roman"/>
                <w:b/>
                <w:bCs/>
                <w:color w:val="000000"/>
              </w:rPr>
              <w:t>MAX</w:t>
            </w:r>
          </w:p>
        </w:tc>
        <w:tc>
          <w:tcPr>
            <w:tcW w:w="1053" w:type="dxa"/>
            <w:shd w:val="clear" w:color="auto" w:fill="auto"/>
            <w:noWrap/>
            <w:vAlign w:val="bottom"/>
            <w:hideMark/>
          </w:tcPr>
          <w:p w14:paraId="387459ED" w14:textId="77777777" w:rsidR="00F66735" w:rsidRPr="00F66735" w:rsidRDefault="00F66735" w:rsidP="00F66735">
            <w:pPr>
              <w:spacing w:after="0" w:line="240" w:lineRule="auto"/>
              <w:jc w:val="center"/>
              <w:rPr>
                <w:rFonts w:ascii="Calibri" w:eastAsia="Times New Roman" w:hAnsi="Calibri" w:cs="Times New Roman"/>
                <w:b/>
                <w:bCs/>
                <w:color w:val="000000"/>
              </w:rPr>
            </w:pPr>
            <w:r w:rsidRPr="00F66735">
              <w:rPr>
                <w:rFonts w:ascii="Calibri" w:eastAsia="Times New Roman" w:hAnsi="Calibri" w:cs="Times New Roman"/>
                <w:b/>
                <w:bCs/>
                <w:color w:val="000000"/>
              </w:rPr>
              <w:t>STDDEV</w:t>
            </w:r>
          </w:p>
        </w:tc>
        <w:tc>
          <w:tcPr>
            <w:tcW w:w="1053" w:type="dxa"/>
            <w:shd w:val="clear" w:color="auto" w:fill="auto"/>
            <w:noWrap/>
            <w:vAlign w:val="bottom"/>
            <w:hideMark/>
          </w:tcPr>
          <w:p w14:paraId="387459EE" w14:textId="77777777" w:rsidR="00F66735" w:rsidRPr="00F66735" w:rsidRDefault="00F66735" w:rsidP="00F66735">
            <w:pPr>
              <w:spacing w:after="0" w:line="240" w:lineRule="auto"/>
              <w:jc w:val="center"/>
              <w:rPr>
                <w:rFonts w:ascii="Calibri" w:eastAsia="Times New Roman" w:hAnsi="Calibri" w:cs="Times New Roman"/>
                <w:b/>
                <w:bCs/>
                <w:color w:val="000000"/>
              </w:rPr>
            </w:pPr>
            <w:r w:rsidRPr="00F66735">
              <w:rPr>
                <w:rFonts w:ascii="Calibri" w:eastAsia="Times New Roman" w:hAnsi="Calibri" w:cs="Times New Roman"/>
                <w:b/>
                <w:bCs/>
                <w:color w:val="000000"/>
              </w:rPr>
              <w:t>MEAN</w:t>
            </w:r>
          </w:p>
        </w:tc>
      </w:tr>
      <w:tr w:rsidR="00F66735" w:rsidRPr="00F66735" w14:paraId="387459F5" w14:textId="77777777" w:rsidTr="00F66735">
        <w:trPr>
          <w:trHeight w:val="300"/>
        </w:trPr>
        <w:tc>
          <w:tcPr>
            <w:tcW w:w="960" w:type="dxa"/>
          </w:tcPr>
          <w:p w14:paraId="387459F0" w14:textId="77777777" w:rsidR="00F66735" w:rsidRPr="00F66735" w:rsidRDefault="00F66735" w:rsidP="00F66735">
            <w:pPr>
              <w:spacing w:after="0" w:line="240" w:lineRule="auto"/>
              <w:jc w:val="center"/>
              <w:rPr>
                <w:rFonts w:ascii="Calibri" w:eastAsia="Times New Roman" w:hAnsi="Calibri" w:cs="Times New Roman"/>
                <w:b/>
                <w:color w:val="000000"/>
              </w:rPr>
            </w:pPr>
            <w:r w:rsidRPr="00F66735">
              <w:rPr>
                <w:rFonts w:ascii="Calibri" w:eastAsia="Times New Roman" w:hAnsi="Calibri" w:cs="Times New Roman"/>
                <w:b/>
                <w:color w:val="000000"/>
              </w:rPr>
              <w:t>Excel</w:t>
            </w:r>
          </w:p>
        </w:tc>
        <w:tc>
          <w:tcPr>
            <w:tcW w:w="960" w:type="dxa"/>
            <w:shd w:val="clear" w:color="auto" w:fill="auto"/>
            <w:noWrap/>
            <w:vAlign w:val="bottom"/>
            <w:hideMark/>
          </w:tcPr>
          <w:p w14:paraId="387459F1" w14:textId="77777777" w:rsidR="00F66735" w:rsidRPr="00F66735" w:rsidRDefault="00F66735" w:rsidP="00F66735">
            <w:pPr>
              <w:spacing w:after="0" w:line="240" w:lineRule="auto"/>
              <w:jc w:val="center"/>
              <w:rPr>
                <w:rFonts w:eastAsia="Times New Roman" w:cs="Times New Roman"/>
                <w:color w:val="000000"/>
              </w:rPr>
            </w:pPr>
            <w:r w:rsidRPr="00F66735">
              <w:rPr>
                <w:rFonts w:eastAsia="Times New Roman" w:cs="Times New Roman"/>
                <w:color w:val="000000"/>
              </w:rPr>
              <w:t>196.784</w:t>
            </w:r>
          </w:p>
        </w:tc>
        <w:tc>
          <w:tcPr>
            <w:tcW w:w="960" w:type="dxa"/>
            <w:shd w:val="clear" w:color="auto" w:fill="auto"/>
            <w:noWrap/>
            <w:vAlign w:val="bottom"/>
            <w:hideMark/>
          </w:tcPr>
          <w:p w14:paraId="387459F2" w14:textId="77777777" w:rsidR="00F66735" w:rsidRPr="00F66735" w:rsidRDefault="00F66735" w:rsidP="00F66735">
            <w:pPr>
              <w:spacing w:after="0" w:line="240" w:lineRule="auto"/>
              <w:jc w:val="center"/>
              <w:rPr>
                <w:rFonts w:eastAsia="Times New Roman" w:cs="Times New Roman"/>
                <w:color w:val="000000"/>
              </w:rPr>
            </w:pPr>
            <w:r w:rsidRPr="00F66735">
              <w:rPr>
                <w:rFonts w:eastAsia="Times New Roman" w:cs="Times New Roman"/>
                <w:color w:val="000000"/>
              </w:rPr>
              <w:t>197.604</w:t>
            </w:r>
          </w:p>
        </w:tc>
        <w:tc>
          <w:tcPr>
            <w:tcW w:w="1053" w:type="dxa"/>
            <w:shd w:val="clear" w:color="auto" w:fill="auto"/>
            <w:noWrap/>
            <w:vAlign w:val="bottom"/>
            <w:hideMark/>
          </w:tcPr>
          <w:p w14:paraId="387459F3" w14:textId="77777777" w:rsidR="00F66735" w:rsidRPr="00F66735" w:rsidRDefault="00F66735" w:rsidP="00F66735">
            <w:pPr>
              <w:spacing w:after="0" w:line="240" w:lineRule="auto"/>
              <w:jc w:val="center"/>
              <w:rPr>
                <w:rFonts w:eastAsia="Times New Roman" w:cs="Times New Roman"/>
                <w:color w:val="000000"/>
              </w:rPr>
            </w:pPr>
            <w:r>
              <w:rPr>
                <w:rFonts w:eastAsia="Times New Roman" w:cs="Times New Roman"/>
                <w:color w:val="000000"/>
              </w:rPr>
              <w:t>0.</w:t>
            </w:r>
            <w:r w:rsidRPr="00F66735">
              <w:rPr>
                <w:rFonts w:eastAsia="Times New Roman" w:cs="Times New Roman"/>
                <w:color w:val="000000"/>
              </w:rPr>
              <w:t>282</w:t>
            </w:r>
          </w:p>
        </w:tc>
        <w:tc>
          <w:tcPr>
            <w:tcW w:w="1053" w:type="dxa"/>
            <w:shd w:val="clear" w:color="auto" w:fill="auto"/>
            <w:noWrap/>
            <w:vAlign w:val="bottom"/>
            <w:hideMark/>
          </w:tcPr>
          <w:p w14:paraId="387459F4" w14:textId="77777777" w:rsidR="00F66735" w:rsidRPr="00F66735" w:rsidRDefault="00F66735" w:rsidP="00F66735">
            <w:pPr>
              <w:spacing w:after="0" w:line="240" w:lineRule="auto"/>
              <w:jc w:val="center"/>
              <w:rPr>
                <w:rFonts w:eastAsia="Times New Roman" w:cs="Times New Roman"/>
                <w:color w:val="000000"/>
              </w:rPr>
            </w:pPr>
            <w:r w:rsidRPr="00F66735">
              <w:rPr>
                <w:rFonts w:eastAsia="Times New Roman" w:cs="Times New Roman"/>
                <w:color w:val="000000"/>
              </w:rPr>
              <w:t>197.0502</w:t>
            </w:r>
          </w:p>
        </w:tc>
      </w:tr>
      <w:tr w:rsidR="00F66735" w:rsidRPr="00F66735" w14:paraId="387459FB" w14:textId="77777777" w:rsidTr="00F66735">
        <w:trPr>
          <w:trHeight w:val="323"/>
        </w:trPr>
        <w:tc>
          <w:tcPr>
            <w:tcW w:w="960" w:type="dxa"/>
          </w:tcPr>
          <w:p w14:paraId="387459F6" w14:textId="77777777" w:rsidR="00F66735" w:rsidRPr="00F66735" w:rsidRDefault="00F66735" w:rsidP="00F66735">
            <w:pPr>
              <w:spacing w:after="0" w:line="240" w:lineRule="auto"/>
              <w:jc w:val="center"/>
              <w:rPr>
                <w:rFonts w:ascii="Calibri" w:eastAsia="Times New Roman" w:hAnsi="Calibri" w:cs="Times New Roman"/>
                <w:b/>
                <w:color w:val="000000"/>
              </w:rPr>
            </w:pPr>
            <w:r w:rsidRPr="00F66735">
              <w:rPr>
                <w:rFonts w:ascii="Calibri" w:eastAsia="Times New Roman" w:hAnsi="Calibri" w:cs="Times New Roman"/>
                <w:b/>
                <w:color w:val="000000"/>
              </w:rPr>
              <w:t>Script</w:t>
            </w:r>
          </w:p>
        </w:tc>
        <w:tc>
          <w:tcPr>
            <w:tcW w:w="960" w:type="dxa"/>
            <w:shd w:val="clear" w:color="auto" w:fill="auto"/>
            <w:noWrap/>
            <w:vAlign w:val="bottom"/>
            <w:hideMark/>
          </w:tcPr>
          <w:p w14:paraId="387459F7" w14:textId="77777777" w:rsidR="00F66735" w:rsidRPr="00F66735" w:rsidRDefault="00F66735" w:rsidP="00F66735">
            <w:pPr>
              <w:spacing w:after="0" w:line="240" w:lineRule="auto"/>
              <w:jc w:val="center"/>
              <w:rPr>
                <w:rFonts w:eastAsia="Times New Roman" w:cs="Times New Roman"/>
                <w:color w:val="000000"/>
              </w:rPr>
            </w:pPr>
            <w:r w:rsidRPr="00F66735">
              <w:rPr>
                <w:rFonts w:eastAsia="Times New Roman" w:cs="Lucida Console"/>
              </w:rPr>
              <w:t xml:space="preserve">196.784    </w:t>
            </w:r>
          </w:p>
        </w:tc>
        <w:tc>
          <w:tcPr>
            <w:tcW w:w="960" w:type="dxa"/>
            <w:shd w:val="clear" w:color="auto" w:fill="auto"/>
            <w:noWrap/>
            <w:vAlign w:val="bottom"/>
            <w:hideMark/>
          </w:tcPr>
          <w:p w14:paraId="387459F8" w14:textId="77777777" w:rsidR="00F66735" w:rsidRPr="00F66735" w:rsidRDefault="00F66735" w:rsidP="00F66735">
            <w:pPr>
              <w:spacing w:after="0" w:line="240" w:lineRule="auto"/>
              <w:jc w:val="center"/>
              <w:rPr>
                <w:rFonts w:eastAsia="Times New Roman" w:cs="Times New Roman"/>
                <w:color w:val="000000"/>
              </w:rPr>
            </w:pPr>
            <w:r w:rsidRPr="00F66735">
              <w:rPr>
                <w:rFonts w:eastAsia="Times New Roman" w:cs="Times New Roman"/>
                <w:color w:val="000000"/>
              </w:rPr>
              <w:t>197.60</w:t>
            </w:r>
          </w:p>
        </w:tc>
        <w:tc>
          <w:tcPr>
            <w:tcW w:w="1053" w:type="dxa"/>
            <w:shd w:val="clear" w:color="auto" w:fill="auto"/>
            <w:noWrap/>
            <w:vAlign w:val="bottom"/>
            <w:hideMark/>
          </w:tcPr>
          <w:p w14:paraId="387459F9" w14:textId="77777777" w:rsidR="00F66735" w:rsidRPr="00F66735" w:rsidRDefault="00F66735" w:rsidP="00F66735">
            <w:pPr>
              <w:spacing w:after="0" w:line="240" w:lineRule="auto"/>
              <w:jc w:val="center"/>
              <w:rPr>
                <w:rFonts w:eastAsia="Times New Roman" w:cs="Times New Roman"/>
                <w:color w:val="000000"/>
              </w:rPr>
            </w:pPr>
            <w:r w:rsidRPr="00F66735">
              <w:rPr>
                <w:rFonts w:eastAsia="Times New Roman" w:cs="Times New Roman"/>
                <w:color w:val="000000"/>
              </w:rPr>
              <w:t>0.28</w:t>
            </w:r>
          </w:p>
        </w:tc>
        <w:tc>
          <w:tcPr>
            <w:tcW w:w="1053" w:type="dxa"/>
            <w:shd w:val="clear" w:color="auto" w:fill="auto"/>
            <w:noWrap/>
            <w:vAlign w:val="bottom"/>
            <w:hideMark/>
          </w:tcPr>
          <w:p w14:paraId="387459FA" w14:textId="77777777" w:rsidR="00F66735" w:rsidRPr="00F66735" w:rsidRDefault="00F66735" w:rsidP="00F66735">
            <w:pPr>
              <w:spacing w:after="0" w:line="240" w:lineRule="auto"/>
              <w:jc w:val="center"/>
              <w:rPr>
                <w:rFonts w:eastAsia="Times New Roman" w:cs="Times New Roman"/>
                <w:color w:val="000000"/>
              </w:rPr>
            </w:pPr>
            <w:r w:rsidRPr="00F66735">
              <w:rPr>
                <w:rFonts w:eastAsia="Times New Roman" w:cs="Times New Roman"/>
                <w:color w:val="000000"/>
              </w:rPr>
              <w:t>197.05</w:t>
            </w:r>
          </w:p>
        </w:tc>
      </w:tr>
    </w:tbl>
    <w:p w14:paraId="387459FC" w14:textId="77777777" w:rsidR="00F66735" w:rsidRDefault="00F66735" w:rsidP="002E00A2">
      <w:pPr>
        <w:ind w:left="360"/>
      </w:pPr>
    </w:p>
    <w:bookmarkStart w:id="164" w:name="_MON_1414323928"/>
    <w:bookmarkEnd w:id="164"/>
    <w:p w14:paraId="387459FD" w14:textId="77777777" w:rsidR="00E77C31" w:rsidRDefault="00455BEA" w:rsidP="00A66E65">
      <w:pPr>
        <w:ind w:left="720"/>
      </w:pPr>
      <w:r>
        <w:object w:dxaOrig="1544" w:dyaOrig="990" w14:anchorId="38745BED">
          <v:shape id="_x0000_i1028" type="#_x0000_t75" style="width:76.5pt;height:49.5pt" o:ole="">
            <v:imagedata r:id="rId182" o:title=""/>
          </v:shape>
          <o:OLEObject Type="Embed" ProgID="Excel.Sheet.8" ShapeID="_x0000_i1028" DrawAspect="Icon" ObjectID="_1689138171" r:id="rId183"/>
        </w:object>
      </w:r>
      <w:r w:rsidR="00E77C31">
        <w:t xml:space="preserve"> </w:t>
      </w:r>
      <w:r w:rsidR="001D2109" w:rsidRPr="00717624">
        <w:object w:dxaOrig="2475" w:dyaOrig="765" w14:anchorId="38745BEE">
          <v:shape id="_x0000_i1029" type="#_x0000_t75" style="width:123.75pt;height:37.5pt" o:ole="">
            <v:imagedata r:id="rId184" o:title=""/>
          </v:shape>
          <o:OLEObject Type="Embed" ProgID="Package" ShapeID="_x0000_i1029" DrawAspect="Content" ObjectID="_1689138172" r:id="rId185"/>
        </w:object>
      </w:r>
      <w:r w:rsidR="00717624" w:rsidRPr="00717624">
        <w:object w:dxaOrig="1140" w:dyaOrig="765" w14:anchorId="38745BEF">
          <v:shape id="_x0000_i1030" type="#_x0000_t75" style="width:56.25pt;height:37.5pt" o:ole="">
            <v:imagedata r:id="rId186" o:title=""/>
          </v:shape>
          <o:OLEObject Type="Embed" ProgID="Package" ShapeID="_x0000_i1030" DrawAspect="Content" ObjectID="_1689138173" r:id="rId187"/>
        </w:object>
      </w:r>
    </w:p>
    <w:p w14:paraId="387459FE" w14:textId="77777777" w:rsidR="002E00A2" w:rsidRPr="002E00A2" w:rsidRDefault="002E00A2" w:rsidP="002E00A2"/>
    <w:p w14:paraId="387459FF" w14:textId="77777777" w:rsidR="002E00A2" w:rsidRPr="00057C0F" w:rsidRDefault="002E00A2" w:rsidP="002E00A2">
      <w:pPr>
        <w:pStyle w:val="ListParagraph"/>
        <w:ind w:left="1080"/>
      </w:pPr>
    </w:p>
    <w:p w14:paraId="38745A00" w14:textId="77777777" w:rsidR="006E6AAB" w:rsidRPr="00560E18" w:rsidRDefault="006E6AAB" w:rsidP="006E6AAB">
      <w:pPr>
        <w:pStyle w:val="ListParagraph"/>
        <w:ind w:left="1440"/>
      </w:pPr>
    </w:p>
    <w:p w14:paraId="38745A01" w14:textId="77777777" w:rsidR="0036303B" w:rsidRPr="0036303B" w:rsidRDefault="0036303B" w:rsidP="0036303B"/>
    <w:p w14:paraId="38745A02" w14:textId="77777777" w:rsidR="0092047D" w:rsidRDefault="007C269A" w:rsidP="0092047D">
      <w:pPr>
        <w:pStyle w:val="Heading1"/>
        <w:pageBreakBefore/>
        <w:numPr>
          <w:ilvl w:val="0"/>
          <w:numId w:val="3"/>
        </w:numPr>
        <w:tabs>
          <w:tab w:val="clear" w:pos="850"/>
        </w:tabs>
      </w:pPr>
      <w:bookmarkStart w:id="165" w:name="_Toc354401895"/>
      <w:r>
        <w:lastRenderedPageBreak/>
        <w:t>APPENDIX B</w:t>
      </w:r>
      <w:r w:rsidR="00EA556B">
        <w:t xml:space="preserve"> – SalesShow_ALL_SAHA</w:t>
      </w:r>
      <w:bookmarkEnd w:id="165"/>
    </w:p>
    <w:p w14:paraId="38745A03"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HEADER, 3600_SalesShow_All_SaHa.dep, DEP_TYPE, NO_DESCRIPTION</w:t>
      </w:r>
    </w:p>
    <w:p w14:paraId="38745A04"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SET, 1, 0, NO_INSERT_SCRIPT</w:t>
      </w:r>
    </w:p>
    <w:p w14:paraId="38745A05"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OP,10,SaHaSTATShtlToLoad,0,0,0,0,0,0,0,0,0,0,ENABLED,NO_OVERRIDE</w:t>
      </w:r>
    </w:p>
    <w:p w14:paraId="38745A06"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OP,20,SaHaSTATShtlToMet,10,0,0,0,0,0,0,0,0,0,ENABLED,NO_OVERRIDE</w:t>
      </w:r>
    </w:p>
    <w:p w14:paraId="38745A07"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OP,50,SaHaConvInit,0,0,0,0,0,0,0,0,0,0,ENABLED,NO_OVERRIDE</w:t>
      </w:r>
    </w:p>
    <w:p w14:paraId="38745A08"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OP,55,SaHaConvIndex,50,0,0,0,0,0,0,0,0,0,ENABLED,NO_OVERRIDE</w:t>
      </w:r>
    </w:p>
    <w:p w14:paraId="38745A09"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OP,60,SaHaTrays03Init,55,0,0,0,0,0,0,0,0,0,ENABLED,NO_OVERRIDE</w:t>
      </w:r>
    </w:p>
    <w:p w14:paraId="38745A0A"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OP,90,VtipRingInit,0,0,0,0,0,0,0,0,0,0,ENABLED,NO_OVERRIDE</w:t>
      </w:r>
    </w:p>
    <w:p w14:paraId="38745A0B"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OP,100,VtipSupBlowerInit,90,0,0,0,0,0,0,0,0,0,ENABLED,NO_OVERRIDE</w:t>
      </w:r>
    </w:p>
    <w:p w14:paraId="38745A0C"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OP,110,VtipSupHopperCarouselInit,100,0,0,0,0,0,0,0,0,0,ENABLED,NO_OVERRIDE</w:t>
      </w:r>
    </w:p>
    <w:p w14:paraId="38745A0D"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OP,120,VtipSupRailVibratorInit,110,0,0,0,0,0,0,0,0,0,ENABLED,NO_OVERRIDE</w:t>
      </w:r>
    </w:p>
    <w:p w14:paraId="38745A0E"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OP,130,VtipSupEscapementInit,120,0,0,0,0,0,0,0,0,0,ENABLED,NO_OVERRIDE</w:t>
      </w:r>
    </w:p>
    <w:p w14:paraId="38745A0F"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OP,140,VtipSupEnableStaging,130,0,0,0,0,0,0,0,0,0,ENABLED,NO_OVERRIDE</w:t>
      </w:r>
    </w:p>
    <w:p w14:paraId="38745A10" w14:textId="77777777" w:rsidR="000F7C37" w:rsidRPr="0036303B"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OP,141,SecMetZInitNoLearnNoRaise,0,0,0,0,0,0,0,0,0,0,ENABLED,NO_OVERRIDE</w:t>
      </w:r>
    </w:p>
    <w:p w14:paraId="38745A11" w14:textId="77777777" w:rsidR="000F7C37" w:rsidRDefault="000F7C37" w:rsidP="000F7C37">
      <w:pPr>
        <w:spacing w:line="240" w:lineRule="auto"/>
        <w:ind w:left="360"/>
        <w:rPr>
          <w:rFonts w:ascii="Lucida Console" w:hAnsi="Lucida Console"/>
          <w:sz w:val="18"/>
          <w:szCs w:val="18"/>
        </w:rPr>
      </w:pPr>
      <w:r w:rsidRPr="0036303B">
        <w:rPr>
          <w:rFonts w:ascii="Lucida Console" w:hAnsi="Lucida Console"/>
          <w:sz w:val="18"/>
          <w:szCs w:val="18"/>
        </w:rPr>
        <w:t>OP,151,SecMetTrkInit,141,0,0,0,0,0,0,0,0,0,ENABLED,NO_OVERRIDE</w:t>
      </w:r>
    </w:p>
    <w:p w14:paraId="38745A12" w14:textId="77777777" w:rsidR="0092047D" w:rsidRDefault="0092047D" w:rsidP="0092047D">
      <w:pPr>
        <w:ind w:left="360"/>
        <w:rPr>
          <w:rFonts w:ascii="Lucida Console" w:hAnsi="Lucida Console"/>
          <w:sz w:val="18"/>
          <w:szCs w:val="18"/>
        </w:rPr>
      </w:pPr>
      <w:r w:rsidRPr="0092047D">
        <w:rPr>
          <w:rFonts w:ascii="Lucida Console" w:hAnsi="Lucida Console"/>
          <w:sz w:val="18"/>
          <w:szCs w:val="18"/>
        </w:rPr>
        <w:t>OP,161,SecMetTrkMvToDump,151,0,0,0,0,0,0,0,0,0,ENABLED,NO_OVERRIDE</w:t>
      </w:r>
    </w:p>
    <w:p w14:paraId="38745A1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OP,162,SecMetZInit,161,0,0,0,0,0,0,0,0,0,ENABLED,NO_OVERRIDE</w:t>
      </w:r>
    </w:p>
    <w:p w14:paraId="38745A1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OP,171,SecMetDumpTipUninit,162,0,0,0,0,0,0,0,0,0,ENABLED,NO_OVERRIDE</w:t>
      </w:r>
    </w:p>
    <w:p w14:paraId="38745A1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OP,181,SecMetPumpInit,171,0,0,0,0,0,0,0,0,0,ENABLED,NO_OVERRIDE</w:t>
      </w:r>
    </w:p>
    <w:p w14:paraId="38745A1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OP,183,SecMetTrkMvStepsY,181,0,0,0,0,0,0,0,0,0,ENABLED,NO_OVERRIDE</w:t>
      </w:r>
    </w:p>
    <w:p w14:paraId="38745A1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OP,184,PrimMetTrkMvStepsY,183,0,0,0,0,0,0,0,0,0,ENABLED,NO_OVERRIDE</w:t>
      </w:r>
    </w:p>
    <w:p w14:paraId="38745A1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OP,191,SecMetTrkMvToHome,181,0,0,0,0,0,0,0,0,0,ENABLED,NO_OVERRIDE</w:t>
      </w:r>
    </w:p>
    <w:p w14:paraId="38745A1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OP,201,PrimMetZInitNoLearnNoRaise,0,0,0,0,0,0,0,0,0,0,ENABLED,NO_OVERRIDE</w:t>
      </w:r>
    </w:p>
    <w:p w14:paraId="38745A1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OP,211,PrimMetTrkInit,191,201,0,0,0,0,0,0,0,0,ENABLED,NO_OVERRIDE</w:t>
      </w:r>
    </w:p>
    <w:p w14:paraId="38745A1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OP,212,PrimMetZInit,211,0,0,0,0,0,0,0,0,0,ENABLED,NO_OVERRIDE</w:t>
      </w:r>
    </w:p>
    <w:p w14:paraId="38745A1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OP,221,PrimMetTrkMvToDump,212,0,0,0,0,0,0,0,0,0,ENABLED,POS=PRIM_FAR_DUMP&amp;</w:t>
      </w:r>
    </w:p>
    <w:p w14:paraId="38745A1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OP,231,PrimMetDumpTipUninit,221,0,0,0,0,0,0,0,0,0,ENABLED,NO_OVERRIDE</w:t>
      </w:r>
    </w:p>
    <w:p w14:paraId="38745A1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OP,241,PrimMetPumpInit,231,0,0,0,0,0,0,0,0,0,ENABLED,NO_OVERRIDE</w:t>
      </w:r>
    </w:p>
    <w:p w14:paraId="38745A1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OP,251,PrimMetTrkMvToHome,241,0,0,0,0,0,0,0,0,0,ENABLED,NO_OVERRIDE</w:t>
      </w:r>
    </w:p>
    <w:p w14:paraId="38745A2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OP,259,MwrmZInitNoLearnNoRaise,0,0,0,0,0,0,0,0,0,0,ENABLED,NO_OVERRIDE</w:t>
      </w:r>
    </w:p>
    <w:p w14:paraId="38745A2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OP,260,MwrmThetaInitToHome,259,0,0,0,0,0,0,0,0,0,ENABLED,NO_OVERRIDE</w:t>
      </w:r>
    </w:p>
    <w:p w14:paraId="38745A2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SET</w:t>
      </w:r>
      <w:r w:rsidR="00DB1F89" w:rsidRPr="0036303B">
        <w:rPr>
          <w:rFonts w:ascii="Lucida Console" w:hAnsi="Lucida Console"/>
          <w:sz w:val="18"/>
          <w:szCs w:val="18"/>
        </w:rPr>
        <w:t>, 2, 0, NO</w:t>
      </w:r>
      <w:r w:rsidRPr="0036303B">
        <w:rPr>
          <w:rFonts w:ascii="Lucida Console" w:hAnsi="Lucida Console"/>
          <w:sz w:val="18"/>
          <w:szCs w:val="18"/>
        </w:rPr>
        <w:t>_INSERT_SCRIPT</w:t>
      </w:r>
    </w:p>
    <w:p w14:paraId="38745A2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OP,44,SecMetTrkMvToVtip,0,0,0,0,0,0,0,0,0,0,ENABLED,NO_OVERRIDE</w:t>
      </w:r>
    </w:p>
    <w:p w14:paraId="38745A2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OP,45,SaHaConvIndex,0,0,0,0,0,0,0,0,0,0,ENABLED,NO_OVERRIDE</w:t>
      </w:r>
    </w:p>
    <w:p w14:paraId="38745A2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OP,46,SecMetTrkMvToSaHa,45,0,0,0,0,0,0,0,0,0,ENABLED,POS=SAHA_0&amp;</w:t>
      </w:r>
    </w:p>
    <w:p w14:paraId="38745A2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OP,47,LclDelay500Ms,46,0,0,0,0,0,0,0,0,0,ENABLED,NO_OVERRIDE</w:t>
      </w:r>
    </w:p>
    <w:p w14:paraId="38745A2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lastRenderedPageBreak/>
        <w:t>OP,48,SecMetTrkMvToMwpcIncOtr,47,0,0,0,0,0,0,0,0,0,ENABLED,NO_OVERRIDE</w:t>
      </w:r>
    </w:p>
    <w:p w14:paraId="38745A2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OP,49,SecMetTrkMvToSaHa,48,0,0,0,0,0,0,0,0,0,ENABLED,POS=SAHA_1&amp;</w:t>
      </w:r>
    </w:p>
    <w:p w14:paraId="38745A2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OP,50,LclDelay500Ms,49,0,0,0,0,0,0,0,0,0,ENABLED,NO_OVERRIDE</w:t>
      </w:r>
    </w:p>
    <w:p w14:paraId="38745A2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OP,51,SecMetTrkMvToMwpcIncOtr,50,0,0,0,0,0,0,0,0,0,ENABLED,NO_OVERRIDE</w:t>
      </w:r>
    </w:p>
    <w:p w14:paraId="38745A2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OP,52,LclDelay500Ms,51,0,0,0,0,0,0,0,0,0,ENABLED,NO_OVERRIDE</w:t>
      </w:r>
    </w:p>
    <w:p w14:paraId="38745A2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OP,53,SecMetTrkMvMwpcIncToSeal,52,0,0,0,0,0,0,0,0,0,ENABLED,NO_OVERRIDE</w:t>
      </w:r>
    </w:p>
    <w:p w14:paraId="38745A2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OP,54,SecMetTrkMvSealToQtip,53,0,0,0,0,0,0,0,0,0,ENABLED,NO_OVERRIDE</w:t>
      </w:r>
    </w:p>
    <w:p w14:paraId="38745A2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OP,55,SecMetTrkMvToDump,54,0,0,0,0,0,0,0,0,0,ENABLED,NO_OVERRIDE</w:t>
      </w:r>
    </w:p>
    <w:p w14:paraId="38745A2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OP,56,MwrmThetaMvToTipPickup,55,0,0,0,0,0,0,0,0,0,ENABLED,NO_OVERRIDE</w:t>
      </w:r>
    </w:p>
    <w:p w14:paraId="38745A3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OP,57,LclDelay500Ms,56,0,0,0,0,0,0,0,0,0,ENABLED,NO_OVERRIDE</w:t>
      </w:r>
    </w:p>
    <w:p w14:paraId="38745A3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OP,58,MwrmThetaMvToInrReag,57,0,0,0,0,0,0,0,0,0,ENABLED,NO_OVERRIDE</w:t>
      </w:r>
    </w:p>
    <w:p w14:paraId="38745A3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OP,59,LclDelay500Ms,58,0,0,0,0,0,0,0,0,0,ENABLED,NO_OVERRIDE</w:t>
      </w:r>
    </w:p>
    <w:p w14:paraId="38745A3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OP,60,MwrmThetaMvToOtrInc,59,0,0,0,0,0,0,0,0,0,ENABLED,NO_OVERRIDE</w:t>
      </w:r>
    </w:p>
    <w:p w14:paraId="38745A3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OP,61,LclDelay500Ms,60,0,0,0,0,0,0,0,0,0,ENABLED,NO_OVERRIDE</w:t>
      </w:r>
    </w:p>
    <w:p w14:paraId="38745A3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OP,62,PrimMetTrkMvToVtip,61,0,0,0,0,0,0,0,0,0,ENABLED,NO_OVERRIDE</w:t>
      </w:r>
    </w:p>
    <w:p w14:paraId="38745A3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OP,63,MwrmThetaMvToTipDump,62,0,0,0,0,0,0,0,0,0,ENABLED,NO_OVERRIDE</w:t>
      </w:r>
    </w:p>
    <w:p w14:paraId="38745A3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OP,64,PrimMetTrkMvVtipToStat,63,0,0,0,0,0,0,0,0,0,ENABLED,NO_OVERRIDE</w:t>
      </w:r>
    </w:p>
    <w:p w14:paraId="38745A3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OP,65,MwrmThetaMvToHome,64,0,0,0,0,0,0,0,0,0,ENABLED,NO_OVERRIDE</w:t>
      </w:r>
    </w:p>
    <w:p w14:paraId="38745A3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OP,66,LclDelay500Ms,65,0,0,0,0,0,0,0,0,0,ENABLED,NO_OVERRIDE</w:t>
      </w:r>
    </w:p>
    <w:p w14:paraId="38745A3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OP,68,PrimMetTrkMvToCmTl,66,0,0,0,0,0,0,0,0,0,ENABLED,NO_OVERRIDE</w:t>
      </w:r>
    </w:p>
    <w:p w14:paraId="38745A3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OP,69,MwrmThetaMvToTipPickup,68,0,0,0,0,0,0,0,0,0,ENABLED,NO_OVERRIDE</w:t>
      </w:r>
    </w:p>
    <w:p w14:paraId="38745A3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OP,70,LclDelay250Ms,69,0,0,0,0,0,0,0,0,0,ENABLED,NO_OVERRIDE</w:t>
      </w:r>
    </w:p>
    <w:p w14:paraId="38745A3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OP,71,PrimMetTrkMvToSeal,70,0,0,0,0,0,0,0,0,0,ENABLED,NO_OVERRIDE</w:t>
      </w:r>
    </w:p>
    <w:p w14:paraId="38745A3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OP,72,MwrmThetaMvToOtrReag,71,0,0,0,0,0,0,0,0,0,ENABLED,NO_OVERRIDE</w:t>
      </w:r>
    </w:p>
    <w:p w14:paraId="38745A3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OP,73,LclDelay500Ms,72,0,0,0,0,0,0,0,0,0,ENABLED,NO_OVERRIDE</w:t>
      </w:r>
    </w:p>
    <w:p w14:paraId="38745A4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OP,74,PrimMetTrkMvToQtip,73,0,0,0,0,0,0,0,0,0,ENABLED,NO_OVERRIDE</w:t>
      </w:r>
    </w:p>
    <w:p w14:paraId="38745A4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OP,75,MwrmThetaMvToOtrInc,74,0,0,0,0,0,0,0,0,0,ENABLED,NO_OVERRIDE</w:t>
      </w:r>
    </w:p>
    <w:p w14:paraId="38745A4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OP,76,LclDelay500Ms,75,0,0,0,0,0,0,0,0,0,ENABLED,NO_OVERRIDE</w:t>
      </w:r>
    </w:p>
    <w:p w14:paraId="38745A4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OP,77,PrimMetTrkMvToHome,76,0,0,0,0,0,0,0,0,0,ENABLED,NO_OVERRIDE</w:t>
      </w:r>
    </w:p>
    <w:p w14:paraId="38745A4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OP,78,MwrmThetaMvToTipDump,77,0,0,0,0,0,0,0,0,0,ENABLED,NO_OVERRIDE</w:t>
      </w:r>
    </w:p>
    <w:p w14:paraId="38745A4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OP,79,MwrmThetaMvToHome,78,0,0,0,0,0,0,0,0,0,ENABLED,NO_OVERRIDE</w:t>
      </w:r>
    </w:p>
    <w:p w14:paraId="38745A4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OP,80,MwpcPrimWashMetZMvToWellTop,79,0,0,0,0,0,0,0,0,0,ENABLED,NO_OVERRIDE</w:t>
      </w:r>
    </w:p>
    <w:p w14:paraId="38745A4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OP,81,MwpcPrimWashMetZMvToHome,80,0,0,0,0,0,0,0,0,0,ENABLED,NO_OVERRIDE</w:t>
      </w:r>
    </w:p>
    <w:p w14:paraId="38745A4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OP,82,MwpcAuxWashMetZMvToWellTop,81,0,0,0,0,0,0,0,0,0,ENABLED,NO_OVERRIDE</w:t>
      </w:r>
    </w:p>
    <w:p w14:paraId="38745A4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OP,83,MwpcAuxWashMetZMvToHome,82,0,0,0,0,0,0,0,0,0,ENABLED,NO_OVERRIDE</w:t>
      </w:r>
    </w:p>
    <w:p w14:paraId="38745A4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OP,84,MwpcSrMetArmZMvToWellTop,81,83,0,0,0,0,0,0,0,0,ENABLED,NO_OVERRIDE</w:t>
      </w:r>
    </w:p>
    <w:p w14:paraId="38745A4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OP,85,MwpcSrMetArmZMvToHome,84,0,0,0,0,0,0,0,0,0,ENABLED,NO_OVERRIDE</w:t>
      </w:r>
    </w:p>
    <w:p w14:paraId="38745A4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lastRenderedPageBreak/>
        <w:t>SET</w:t>
      </w:r>
      <w:r w:rsidR="00DB1F89" w:rsidRPr="0036303B">
        <w:rPr>
          <w:rFonts w:ascii="Lucida Console" w:hAnsi="Lucida Console"/>
          <w:sz w:val="18"/>
          <w:szCs w:val="18"/>
        </w:rPr>
        <w:t>, 3, 0, NO</w:t>
      </w:r>
      <w:r w:rsidRPr="0036303B">
        <w:rPr>
          <w:rFonts w:ascii="Lucida Console" w:hAnsi="Lucida Console"/>
          <w:sz w:val="18"/>
          <w:szCs w:val="18"/>
        </w:rPr>
        <w:t>_INSERT_SCRIPT</w:t>
      </w:r>
    </w:p>
    <w:p w14:paraId="38745A4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OP,44,SecMetTrkMvToVtip,0,0,0,0,0,0,0,0,0,0,ENABLED,NO_OVERRIDE</w:t>
      </w:r>
    </w:p>
    <w:p w14:paraId="38745A4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OP,46,SecMetTrkMvToStat,44,0,0,0,0,0,0,0,0,0,ENABLED,NO_OVERRIDE</w:t>
      </w:r>
    </w:p>
    <w:p w14:paraId="38745A4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OP,47,LclDelay500Ms,46,0,0,0,0,0,0,0,0,0,ENABLED,NO_OVERRIDE</w:t>
      </w:r>
    </w:p>
    <w:p w14:paraId="38745A5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OP,48,SecMetTrkMvToMwpcIncMid,47,0,0,0,0,0,0,0,0,0,ENABLED,NO_OVERRIDE</w:t>
      </w:r>
    </w:p>
    <w:p w14:paraId="38745A5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OP,49,LclDelay500Ms,48,0,0,0,0,0,0,0,0,0,ENABLED,NO_OVERRIDE</w:t>
      </w:r>
    </w:p>
    <w:p w14:paraId="38745A5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OP,50,SecMetTrkMvMwpcIncToSeal,49,0,0,0,0,0,0,0,0,0,ENABLED,NO_OVERRIDE</w:t>
      </w:r>
    </w:p>
    <w:p w14:paraId="38745A5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OP,51,SecMetTrkMvSealToQtip,50,0,0,0,0,0,0,0,0,0,ENABLED,NO_OVERRIDE</w:t>
      </w:r>
    </w:p>
    <w:p w14:paraId="38745A5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OP,52,SecMetTrkMvToDump,51,0,0,0,0,0,0,0,0,0,ENABLED,NO_OVERRIDE</w:t>
      </w:r>
    </w:p>
    <w:p w14:paraId="38745A5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OP,53,MwrmThetaMvToTipPickup,52,0,0,0,0,0,0,0,0,0,ENABLED,NO_OVERRIDE</w:t>
      </w:r>
    </w:p>
    <w:p w14:paraId="38745A5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OP,54,LclDelay500Ms,53,0,0,0,0,0,0,0,0,0,ENABLED,NO_OVERRIDE</w:t>
      </w:r>
    </w:p>
    <w:p w14:paraId="38745A5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OP,55,MwrmThetaMvToInrReag,54,0,0,0,0,0,0,0,0,0,ENABLED,NO_OVERRIDE</w:t>
      </w:r>
    </w:p>
    <w:p w14:paraId="38745A5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OP,56,LclDelay500Ms,55,0,0,0,0,0,0,0,0,0,ENABLED,NO_OVERRIDE</w:t>
      </w:r>
    </w:p>
    <w:p w14:paraId="38745A5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OP,57,MwrmThetaMvToMidInc,56,0,0,0,0,0,0,0,0,0,ENABLED,NO_OVERRIDE</w:t>
      </w:r>
    </w:p>
    <w:p w14:paraId="38745A5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OP,58,LclDelay500Ms,57,0,0,0,0,0,0,0,0,0,ENABLED,NO_OVERRIDE</w:t>
      </w:r>
    </w:p>
    <w:p w14:paraId="38745A5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OP,59,PrimMetTrkMvToVtip,58,0,0,0,0,0,0,0,0,0,ENABLED,NO_OVERRIDE</w:t>
      </w:r>
    </w:p>
    <w:p w14:paraId="38745A5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OP,60,MwrmThetaMvToTipDump,59,0,0,0,0,0,0,0,0,0,ENABLED,NO_OVERRIDE</w:t>
      </w:r>
    </w:p>
    <w:p w14:paraId="38745A5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OP,61,PrimMetTrkMvVtipToStat,60,0,0,0,0,0,0,0,0,0,ENABLED,NO_OVERRIDE</w:t>
      </w:r>
    </w:p>
    <w:p w14:paraId="38745A5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OP,62,MwrmThetaMvToHome,61,0,0,0,0,0,0,0,0,0,ENABLED,NO_OVERRIDE</w:t>
      </w:r>
    </w:p>
    <w:p w14:paraId="38745A5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OP,63,LclDelay500Ms,62,0,0,0,0,0,0,0,0,0,ENABLED,NO_OVERRIDE</w:t>
      </w:r>
    </w:p>
    <w:p w14:paraId="38745A6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OP,64,PrimMetTrkMvToCmTl,63,0,0,0,0,0,0,0,0,0,ENABLED,NO_OVERRIDE</w:t>
      </w:r>
    </w:p>
    <w:p w14:paraId="38745A6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OP,66,MwrmThetaMvToTipPickup,64,0,0,0,0,0,0,0,0,0,ENABLED,NO_OVERRIDE</w:t>
      </w:r>
    </w:p>
    <w:p w14:paraId="38745A6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OP,67,LclDelay250Ms,66,0,0,0,0,0,0,0,0,0,ENABLED,NO_OVERRIDE</w:t>
      </w:r>
    </w:p>
    <w:p w14:paraId="38745A6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OP,68,PrimMetTrkMvToSeal,67,0,0,0,0,0,0,0,0,0,ENABLED,NO_OVERRIDE</w:t>
      </w:r>
    </w:p>
    <w:p w14:paraId="38745A6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OP,69,MwrmThetaMvToOtrReag,68,0,0,0,0,0,0,0,0,0,ENABLED,NO_OVERRIDE</w:t>
      </w:r>
    </w:p>
    <w:p w14:paraId="38745A6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OP,70,LclDelay500Ms,69,0,0,0,0,0,0,0,0,0,ENABLED,NO_OVERRIDE</w:t>
      </w:r>
    </w:p>
    <w:p w14:paraId="38745A6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OP,71,PrimMetTrkMvToQtip,70,0,0,0,0,0,0,0,0,0,ENABLED,NO_OVERRIDE</w:t>
      </w:r>
    </w:p>
    <w:p w14:paraId="38745A6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OP,72,MwrmThetaMvToMidInc,71,0,0,0,0,0,0,0,0,0,ENABLED,NO_OVERRIDE</w:t>
      </w:r>
    </w:p>
    <w:p w14:paraId="38745A6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OP,73,LclDelay500Ms,72,0,0,0,0,0,0,0,0,0,ENABLED,NO_OVERRIDE</w:t>
      </w:r>
    </w:p>
    <w:p w14:paraId="38745A6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OP,74,PrimMetTrkMvToHome,73,0,0,0,0,0,0,0,0,0,ENABLED,NO_OVERRIDE</w:t>
      </w:r>
    </w:p>
    <w:p w14:paraId="38745A6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OP,75,MwrmThetaMvToTipDump,74,0,0,0,0,0,0,0,0,0,ENABLED,NO_OVERRIDE</w:t>
      </w:r>
    </w:p>
    <w:p w14:paraId="38745A6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OP,77,MwrmThetaMvToHome,75,0,0,0,0,0,0,0,0,0,ENABLED,NO_OVERRIDE</w:t>
      </w:r>
    </w:p>
    <w:p w14:paraId="38745A6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OP,80,MwpcPrimWashMetZMvToWellTop,77,0,0,0,0,0,0,0,0,0,ENABLED,NO_OVERRIDE</w:t>
      </w:r>
    </w:p>
    <w:p w14:paraId="38745A6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OP,81,MwpcPrimWashMetZMvToHome,80,0,0,0,0,0,0,0,0,0,ENABLED,NO_OVERRIDE</w:t>
      </w:r>
    </w:p>
    <w:p w14:paraId="38745A6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OP,82,MwpcAuxWashMetZMvToWellTop,77,0,0,0,0,0,0,0,0,0,ENABLED,NO_OVERRIDE</w:t>
      </w:r>
    </w:p>
    <w:p w14:paraId="38745A6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OP,83,MwpcAuxWashMetZMvToHome,82,0,0,0,0,0,0,0,0,0,ENABLED,NO_OVERRIDE</w:t>
      </w:r>
    </w:p>
    <w:p w14:paraId="38745A7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OP,84,MwpcSrMetArmZMvToWellTop,81,83,0,0,0,0,0,0,0,0,ENABLED,NO_OVERRIDE</w:t>
      </w:r>
    </w:p>
    <w:p w14:paraId="38745A7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lastRenderedPageBreak/>
        <w:t>OP,85,MwpcSrMetArmZMvToHome,84,0,0,0,0,0,0,0,0,0,ENABLED,NO_OVERRIDE</w:t>
      </w:r>
    </w:p>
    <w:p w14:paraId="38745A7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SET,4,</w:t>
      </w:r>
      <w:proofErr w:type="gramStart"/>
      <w:r w:rsidRPr="0036303B">
        <w:rPr>
          <w:rFonts w:ascii="Lucida Console" w:hAnsi="Lucida Console"/>
          <w:sz w:val="18"/>
          <w:szCs w:val="18"/>
        </w:rPr>
        <w:t>0,NO</w:t>
      </w:r>
      <w:proofErr w:type="gramEnd"/>
      <w:r w:rsidRPr="0036303B">
        <w:rPr>
          <w:rFonts w:ascii="Lucida Console" w:hAnsi="Lucida Console"/>
          <w:sz w:val="18"/>
          <w:szCs w:val="18"/>
        </w:rPr>
        <w:t>_INSERT_SCRIPT</w:t>
      </w:r>
    </w:p>
    <w:p w14:paraId="38745A7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OP,44,SecMetTrkMvToVtip,0,0,0,0,0,0,0,0,0,0,ENABLED,NO_OVERRIDE</w:t>
      </w:r>
    </w:p>
    <w:p w14:paraId="38745A7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OP,45,SaHaConvIndex,0,0,0,0,0,0,0,0,0,0,ENABLED,NO_OVERRIDE</w:t>
      </w:r>
    </w:p>
    <w:p w14:paraId="38745A7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OP,46,SecMetTrkMvToSaHa,45,0,0,0,0,0,0,0,0,0,ENABLED,POS=SAHA_2&amp;</w:t>
      </w:r>
    </w:p>
    <w:p w14:paraId="38745A7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OP,47,LclDelay500Ms,46,0,0,0,0,0,0,0,0,0,ENABLED,NO_OVERRIDE</w:t>
      </w:r>
    </w:p>
    <w:p w14:paraId="38745A7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OP,48,SecMetTrkMvToMwpcIncOtr,47,0,0,0,0,0,0,0,0,0,ENABLED,NO_OVERRIDE</w:t>
      </w:r>
    </w:p>
    <w:p w14:paraId="38745A7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OP,49,SecMetTrkMvToSaHa,48,0,0,0,0,0,0,0,0,0,ENABLED,POS=SAHA_3&amp;</w:t>
      </w:r>
    </w:p>
    <w:p w14:paraId="38745A7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OP,50,LclDelay500Ms,46,0,0,0,0,0,0,0,0,0,ENABLED,NO_OVERRIDE</w:t>
      </w:r>
    </w:p>
    <w:p w14:paraId="38745A7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OP,51,SecMetTrkMvToMwpcIncOtr,50,0,0,0,0,0,0,0,0,0,ENABLED,NO_OVERRIDE</w:t>
      </w:r>
    </w:p>
    <w:p w14:paraId="38745A7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OP,52,LclDelay500Ms,51,0,0,0,0,0,0,0,0,0,ENABLED,NO_OVERRIDE</w:t>
      </w:r>
    </w:p>
    <w:p w14:paraId="38745A7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OP,53,SecMetTrkMvMwpcIncToSeal,52,0,0,0,0,0,0,0,0,0,ENABLED,NO_OVERRIDE</w:t>
      </w:r>
    </w:p>
    <w:p w14:paraId="38745A7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OP,54,SecMetTrkMvSealToQtip,53,0,0,0,0,0,0,0,0,0,ENABLED,NO_OVERRIDE</w:t>
      </w:r>
    </w:p>
    <w:p w14:paraId="38745A7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OP,55,SecMetTrkMvToDump,54,0,0,0,0,0,0,0,0,0,ENABLED,NO_OVERRIDE</w:t>
      </w:r>
    </w:p>
    <w:p w14:paraId="38745A7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OP,56,MwrmThetaMvToTipPickup,55,0,0,0,0,0,0,0,0,0,ENABLED,NO_OVERRIDE</w:t>
      </w:r>
    </w:p>
    <w:p w14:paraId="38745A8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OP,57,LclDelay500Ms,56,0,0,0,0,0,0,0,0,0,ENABLED,NO_OVERRIDE</w:t>
      </w:r>
    </w:p>
    <w:p w14:paraId="38745A8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OP,58,MwrmThetaMvToInrReag,57,0,0,0,0,0,0,0,0,0,ENABLED,NO_OVERRIDE</w:t>
      </w:r>
    </w:p>
    <w:p w14:paraId="38745A8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OP,59,LclDelay500Ms,58,0,0,0,0,0,0,0,0,0,ENABLED,NO_OVERRIDE</w:t>
      </w:r>
    </w:p>
    <w:p w14:paraId="38745A8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OP,60,MwrmThetaMvToOtrInc,59,0,0,0,0,0,0,0,0,0,ENABLED,NO_OVERRIDE</w:t>
      </w:r>
    </w:p>
    <w:p w14:paraId="38745A8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OP,61,LclDelay500Ms,60,0,0,0,0,0,0,0,0,0,ENABLED,NO_OVERRIDE</w:t>
      </w:r>
    </w:p>
    <w:p w14:paraId="38745A8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OP,62,PrimMetTrkMvToVtip,61,0,0,0,0,0,0,0,0,0,ENABLED,NO_OVERRIDE</w:t>
      </w:r>
    </w:p>
    <w:p w14:paraId="38745A8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OP,63,MwrmThetaMvToTipDump,62,0,0,0,0,0,0,0,0,0,ENABLED,NO_OVERRIDE</w:t>
      </w:r>
    </w:p>
    <w:p w14:paraId="38745A8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OP,64,PrimMetTrkMvVtipToStat,63,0,0,0,0,0,0,0,0,0,ENABLED,NO_OVERRIDE</w:t>
      </w:r>
    </w:p>
    <w:p w14:paraId="38745A8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OP,65,MwrmThetaMvToHome,64,0,0,0,0,0,0,0,0,0,ENABLED,NO_OVERRIDE</w:t>
      </w:r>
    </w:p>
    <w:p w14:paraId="38745A8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OP,66,LclDelay500Ms,65,0,0,0,0,0,0,0,0,0,ENABLED,NO_OVERRIDE</w:t>
      </w:r>
    </w:p>
    <w:p w14:paraId="38745A8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OP,67,PrimMetTrkMvToCmTl,66,0,0,0,0,0,0,0,0,0,ENABLED,NO_OVERRIDE</w:t>
      </w:r>
    </w:p>
    <w:p w14:paraId="38745A8B"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OP,68,MwrmThetaMvToTipPickup,67,0,0,0,0,0,0,0,0,0,ENABLED,NO_OVERRIDE</w:t>
      </w:r>
    </w:p>
    <w:p w14:paraId="38745A8C"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OP,69,LclDelay250Ms,68,0,0,0,0,0,0,0,0,0,ENABLED,NO_OVERRIDE</w:t>
      </w:r>
    </w:p>
    <w:p w14:paraId="38745A8D"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OP,70,PrimMetTrkMvToSeal,69,0,0,0,0,0,0,0,0,0,ENABLED,NO_OVERRIDE</w:t>
      </w:r>
    </w:p>
    <w:p w14:paraId="38745A8E"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OP,71,MwrmThetaMvToOtrReag,70,0,0,0,0,0,0,0,0,0,ENABLED,NO_OVERRIDE</w:t>
      </w:r>
    </w:p>
    <w:p w14:paraId="38745A8F"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OP,72,LclDelay500Ms,71,0,0,0,0,0,0,0,0,0,ENABLED,NO_OVERRIDE</w:t>
      </w:r>
    </w:p>
    <w:p w14:paraId="38745A90"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OP,73,PrimMetTrkMvToQtip,72,0,0,0,0,0,0,0,0,0,ENABLED,NO_OVERRIDE</w:t>
      </w:r>
    </w:p>
    <w:p w14:paraId="38745A91"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OP,74,MwrmThetaMvToOtrInc,73,0,0,0,0,0,0,0,0,0,ENABLED,NO_OVERRIDE</w:t>
      </w:r>
    </w:p>
    <w:p w14:paraId="38745A92"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OP,75,LclDelay500Ms,74,0,0,0,0,0,0,0,0,0,ENABLED,NO_OVERRIDE</w:t>
      </w:r>
    </w:p>
    <w:p w14:paraId="38745A93"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OP,76,PrimMetTrkMvToHome,75,0,0,0,0,0,0,0,0,0,ENABLED,NO_OVERRIDE</w:t>
      </w:r>
    </w:p>
    <w:p w14:paraId="38745A94"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OP,77,MwrmThetaMvToTipDump,76,0,0,0,0,0,0,0,0,0,ENABLED,NO_OVERRIDE</w:t>
      </w:r>
    </w:p>
    <w:p w14:paraId="38745A95"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OP,78,MwrmThetaMvToHome,77,0,0,0,0,0,0,0,0,0,ENABLED,NO_OVERRIDE</w:t>
      </w:r>
    </w:p>
    <w:p w14:paraId="38745A96"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lastRenderedPageBreak/>
        <w:t>OP,80,MwpcPrimWashMetZMvToWellTop,77,0,0,0,0,0,0,0,0,0,ENABLED,NO_OVERRIDE</w:t>
      </w:r>
    </w:p>
    <w:p w14:paraId="38745A97"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OP,81,MwpcPrimWashMetZMvToHome,80,0,0,0,0,0,0,0,0,0,ENABLED,NO_OVERRIDE</w:t>
      </w:r>
    </w:p>
    <w:p w14:paraId="38745A98"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OP,82,MwpcAuxWashMetZMvToWellTop,77,0,0,0,0,0,0,0,0,0,ENABLED,NO_OVERRIDE</w:t>
      </w:r>
    </w:p>
    <w:p w14:paraId="38745A99"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OP,83,MwpcAuxWashMetZMvToHome,82,0,0,0,0,0,0,0,0,0,ENABLED,NO_OVERRIDE</w:t>
      </w:r>
    </w:p>
    <w:p w14:paraId="38745A9A" w14:textId="77777777" w:rsidR="0036303B" w:rsidRPr="0036303B"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OP,84,MwpcSrMetArmZMvToWellTop,81,83,0,0,0,0,0,0,0,0,ENABLED,NO_OVERRIDE</w:t>
      </w:r>
    </w:p>
    <w:p w14:paraId="38745A9B" w14:textId="77777777" w:rsidR="00724E53" w:rsidRDefault="0036303B" w:rsidP="00A05EBE">
      <w:pPr>
        <w:spacing w:line="240" w:lineRule="auto"/>
        <w:ind w:left="360"/>
        <w:rPr>
          <w:rFonts w:ascii="Lucida Console" w:hAnsi="Lucida Console"/>
          <w:sz w:val="18"/>
          <w:szCs w:val="18"/>
        </w:rPr>
      </w:pPr>
      <w:r w:rsidRPr="0036303B">
        <w:rPr>
          <w:rFonts w:ascii="Lucida Console" w:hAnsi="Lucida Console"/>
          <w:sz w:val="18"/>
          <w:szCs w:val="18"/>
        </w:rPr>
        <w:t>OP,85,MwpcSrMetArmZMvToHome,84,0,0,0,0,0,0,0,0,0,ENABLED,NO_OVERRIDE</w:t>
      </w:r>
    </w:p>
    <w:p w14:paraId="38745A9C" w14:textId="77777777" w:rsidR="003A2374" w:rsidRDefault="003A2374">
      <w:pPr>
        <w:pStyle w:val="ListParagraph"/>
        <w:ind w:left="0"/>
      </w:pPr>
    </w:p>
    <w:p w14:paraId="38745A9D" w14:textId="77777777" w:rsidR="003A2374" w:rsidRDefault="003A2374">
      <w:pPr>
        <w:pStyle w:val="ListParagraph"/>
        <w:ind w:left="1440"/>
      </w:pPr>
    </w:p>
    <w:sectPr w:rsidR="003A2374" w:rsidSect="00032D8F">
      <w:pgSz w:w="12240" w:h="15840" w:code="1"/>
      <w:pgMar w:top="1080" w:right="1440" w:bottom="1152" w:left="1440" w:header="432" w:footer="2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4A7D2" w14:textId="77777777" w:rsidR="00146639" w:rsidRDefault="00146639">
      <w:pPr>
        <w:spacing w:after="0" w:line="240" w:lineRule="auto"/>
      </w:pPr>
      <w:r>
        <w:separator/>
      </w:r>
    </w:p>
  </w:endnote>
  <w:endnote w:type="continuationSeparator" w:id="0">
    <w:p w14:paraId="396F367D" w14:textId="77777777" w:rsidR="00146639" w:rsidRDefault="00146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45BFC" w14:textId="77777777" w:rsidR="00950080" w:rsidRDefault="00950080">
    <w:pPr>
      <w:pStyle w:val="Footer"/>
    </w:pPr>
    <w:r>
      <w:rPr>
        <w:rStyle w:val="PageNumber"/>
      </w:rPr>
      <w:tab/>
    </w:r>
    <w:r w:rsidR="008A159B">
      <w:rPr>
        <w:rStyle w:val="PageNumber"/>
      </w:rPr>
      <w:fldChar w:fldCharType="begin"/>
    </w:r>
    <w:r>
      <w:rPr>
        <w:rStyle w:val="PageNumber"/>
      </w:rPr>
      <w:instrText xml:space="preserve"> PAGE </w:instrText>
    </w:r>
    <w:r w:rsidR="008A159B">
      <w:rPr>
        <w:rStyle w:val="PageNumber"/>
      </w:rPr>
      <w:fldChar w:fldCharType="separate"/>
    </w:r>
    <w:r>
      <w:rPr>
        <w:rStyle w:val="PageNumber"/>
        <w:noProof/>
      </w:rPr>
      <w:t>xxvii</w:t>
    </w:r>
    <w:r w:rsidR="008A159B">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45BFD" w14:textId="77777777" w:rsidR="00950080" w:rsidRDefault="00950080">
    <w:pPr>
      <w:pStyle w:val="Footer"/>
      <w:pBdr>
        <w:top w:val="none" w:sz="0" w:space="0" w:color="auto"/>
      </w:pBdr>
      <w:tabs>
        <w:tab w:val="clear" w:pos="4680"/>
        <w:tab w:val="clear" w:pos="9360"/>
        <w:tab w:val="left" w:pos="3540"/>
      </w:tabs>
      <w:rPr>
        <w:i w:val="0"/>
        <w:iCs/>
        <w:sz w:val="20"/>
      </w:rPr>
    </w:pPr>
    <w:r>
      <w:rPr>
        <w:rStyle w:val="PageNumber"/>
        <w:i w:val="0"/>
        <w:iCs/>
        <w:sz w:val="20"/>
      </w:rPr>
      <w:tab/>
    </w:r>
    <w:r>
      <w:rPr>
        <w:rStyle w:val="PageNumber"/>
        <w:i w:val="0"/>
        <w:iCs/>
        <w:sz w:val="20"/>
      </w:rPr>
      <w:tab/>
    </w:r>
    <w:r>
      <w:rPr>
        <w:rStyle w:val="PageNumber"/>
        <w:i w:val="0"/>
        <w:iCs/>
        <w:sz w:val="20"/>
      </w:rPr>
      <w:tab/>
    </w:r>
    <w:r>
      <w:rPr>
        <w:rStyle w:val="PageNumber"/>
        <w:i w:val="0"/>
        <w:iCs/>
        <w:sz w:val="20"/>
      </w:rPr>
      <w:tab/>
    </w:r>
  </w:p>
  <w:tbl>
    <w:tblPr>
      <w:tblW w:w="10216" w:type="dxa"/>
      <w:tblLook w:val="0000" w:firstRow="0" w:lastRow="0" w:firstColumn="0" w:lastColumn="0" w:noHBand="0" w:noVBand="0"/>
    </w:tblPr>
    <w:tblGrid>
      <w:gridCol w:w="1728"/>
      <w:gridCol w:w="1558"/>
      <w:gridCol w:w="2970"/>
      <w:gridCol w:w="2250"/>
      <w:gridCol w:w="1710"/>
    </w:tblGrid>
    <w:tr w:rsidR="00950080" w:rsidRPr="00765685" w14:paraId="38745C03" w14:textId="77777777" w:rsidTr="003074C8">
      <w:tc>
        <w:tcPr>
          <w:tcW w:w="1728" w:type="dxa"/>
        </w:tcPr>
        <w:p w14:paraId="38745BFE" w14:textId="77777777" w:rsidR="00950080" w:rsidRPr="00765685" w:rsidRDefault="00950080" w:rsidP="003074C8">
          <w:pPr>
            <w:pStyle w:val="Footer"/>
            <w:rPr>
              <w:rFonts w:ascii="Arial" w:hAnsi="Arial" w:cs="Arial"/>
              <w:bCs/>
              <w:i w:val="0"/>
              <w:sz w:val="16"/>
              <w:szCs w:val="16"/>
            </w:rPr>
          </w:pPr>
          <w:r w:rsidRPr="00765685">
            <w:rPr>
              <w:rFonts w:ascii="Arial" w:hAnsi="Arial" w:cs="Arial"/>
              <w:bCs/>
              <w:i w:val="0"/>
              <w:sz w:val="16"/>
              <w:szCs w:val="16"/>
            </w:rPr>
            <w:t>STDDOC558916</w:t>
          </w:r>
        </w:p>
      </w:tc>
      <w:tc>
        <w:tcPr>
          <w:tcW w:w="1558" w:type="dxa"/>
        </w:tcPr>
        <w:p w14:paraId="38745BFF"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Revision:  03</w:t>
          </w:r>
        </w:p>
      </w:tc>
      <w:tc>
        <w:tcPr>
          <w:tcW w:w="2970" w:type="dxa"/>
        </w:tcPr>
        <w:p w14:paraId="38745C00"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Legacy Name:  FRM23524</w:t>
          </w:r>
        </w:p>
      </w:tc>
      <w:tc>
        <w:tcPr>
          <w:tcW w:w="2250" w:type="dxa"/>
        </w:tcPr>
        <w:p w14:paraId="38745C01"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Refer to:  PRO20146</w:t>
          </w:r>
        </w:p>
      </w:tc>
      <w:tc>
        <w:tcPr>
          <w:tcW w:w="1710" w:type="dxa"/>
        </w:tcPr>
        <w:p w14:paraId="38745C02" w14:textId="77777777" w:rsidR="00950080" w:rsidRPr="00765685" w:rsidRDefault="00950080" w:rsidP="003074C8">
          <w:pPr>
            <w:pStyle w:val="Footer"/>
            <w:jc w:val="right"/>
            <w:rPr>
              <w:rFonts w:ascii="Arial" w:hAnsi="Arial" w:cs="Arial"/>
              <w:bCs/>
              <w:i w:val="0"/>
              <w:sz w:val="16"/>
              <w:szCs w:val="16"/>
            </w:rPr>
          </w:pPr>
          <w:r w:rsidRPr="00765685">
            <w:rPr>
              <w:rFonts w:ascii="Arial" w:hAnsi="Arial" w:cs="Arial"/>
              <w:bCs/>
              <w:i w:val="0"/>
              <w:sz w:val="16"/>
              <w:szCs w:val="16"/>
            </w:rPr>
            <w:t xml:space="preserve">Page </w:t>
          </w:r>
          <w:r w:rsidR="008A159B">
            <w:rPr>
              <w:rFonts w:ascii="Arial" w:hAnsi="Arial" w:cs="Arial"/>
              <w:bCs/>
              <w:i w:val="0"/>
              <w:sz w:val="16"/>
              <w:szCs w:val="16"/>
            </w:rPr>
            <w:fldChar w:fldCharType="begin"/>
          </w:r>
          <w:r>
            <w:rPr>
              <w:rFonts w:ascii="Arial" w:hAnsi="Arial" w:cs="Arial"/>
              <w:bCs/>
              <w:i w:val="0"/>
              <w:sz w:val="16"/>
              <w:szCs w:val="16"/>
            </w:rPr>
            <w:instrText xml:space="preserve"> PAGE  \* Arabic </w:instrText>
          </w:r>
          <w:r w:rsidR="008A159B">
            <w:rPr>
              <w:rFonts w:ascii="Arial" w:hAnsi="Arial" w:cs="Arial"/>
              <w:bCs/>
              <w:i w:val="0"/>
              <w:sz w:val="16"/>
              <w:szCs w:val="16"/>
            </w:rPr>
            <w:fldChar w:fldCharType="separate"/>
          </w:r>
          <w:r w:rsidR="00902DEF">
            <w:rPr>
              <w:rFonts w:ascii="Arial" w:hAnsi="Arial" w:cs="Arial"/>
              <w:bCs/>
              <w:i w:val="0"/>
              <w:noProof/>
              <w:sz w:val="16"/>
              <w:szCs w:val="16"/>
            </w:rPr>
            <w:t>5</w:t>
          </w:r>
          <w:r w:rsidR="008A159B">
            <w:rPr>
              <w:rFonts w:ascii="Arial" w:hAnsi="Arial" w:cs="Arial"/>
              <w:bCs/>
              <w:i w:val="0"/>
              <w:sz w:val="16"/>
              <w:szCs w:val="16"/>
            </w:rPr>
            <w:fldChar w:fldCharType="end"/>
          </w:r>
          <w:r w:rsidRPr="00765685">
            <w:rPr>
              <w:rFonts w:ascii="Arial" w:hAnsi="Arial" w:cs="Arial"/>
              <w:bCs/>
              <w:i w:val="0"/>
              <w:sz w:val="16"/>
              <w:szCs w:val="16"/>
            </w:rPr>
            <w:t xml:space="preserve"> of </w:t>
          </w:r>
          <w:r w:rsidR="008A159B" w:rsidRPr="00765685">
            <w:rPr>
              <w:rFonts w:ascii="Arial" w:hAnsi="Arial" w:cs="Arial"/>
              <w:bCs/>
              <w:i w:val="0"/>
              <w:sz w:val="16"/>
              <w:szCs w:val="16"/>
            </w:rPr>
            <w:fldChar w:fldCharType="begin"/>
          </w:r>
          <w:r w:rsidRPr="00765685">
            <w:rPr>
              <w:rFonts w:ascii="Arial" w:hAnsi="Arial" w:cs="Arial"/>
              <w:bCs/>
              <w:i w:val="0"/>
              <w:sz w:val="16"/>
              <w:szCs w:val="16"/>
            </w:rPr>
            <w:instrText xml:space="preserve"> NUMPAGES </w:instrText>
          </w:r>
          <w:r w:rsidR="008A159B" w:rsidRPr="00765685">
            <w:rPr>
              <w:rFonts w:ascii="Arial" w:hAnsi="Arial" w:cs="Arial"/>
              <w:bCs/>
              <w:i w:val="0"/>
              <w:sz w:val="16"/>
              <w:szCs w:val="16"/>
            </w:rPr>
            <w:fldChar w:fldCharType="separate"/>
          </w:r>
          <w:r w:rsidR="00902DEF">
            <w:rPr>
              <w:rFonts w:ascii="Arial" w:hAnsi="Arial" w:cs="Arial"/>
              <w:bCs/>
              <w:i w:val="0"/>
              <w:noProof/>
              <w:sz w:val="16"/>
              <w:szCs w:val="16"/>
            </w:rPr>
            <w:t>115</w:t>
          </w:r>
          <w:r w:rsidR="008A159B" w:rsidRPr="00765685">
            <w:rPr>
              <w:rFonts w:ascii="Arial" w:hAnsi="Arial" w:cs="Arial"/>
              <w:bCs/>
              <w:i w:val="0"/>
              <w:sz w:val="16"/>
              <w:szCs w:val="16"/>
            </w:rPr>
            <w:fldChar w:fldCharType="end"/>
          </w:r>
        </w:p>
      </w:tc>
    </w:tr>
  </w:tbl>
  <w:p w14:paraId="38745C04" w14:textId="77777777" w:rsidR="00950080" w:rsidRDefault="00950080">
    <w:pPr>
      <w:pStyle w:val="Footer"/>
      <w:pBdr>
        <w:top w:val="none" w:sz="0" w:space="0" w:color="auto"/>
      </w:pBdr>
      <w:tabs>
        <w:tab w:val="clear" w:pos="4680"/>
        <w:tab w:val="clear" w:pos="9360"/>
        <w:tab w:val="left" w:pos="3540"/>
      </w:tabs>
      <w:rPr>
        <w:i w:val="0"/>
        <w:iCs/>
        <w:sz w:val="20"/>
      </w:rPr>
    </w:pPr>
  </w:p>
  <w:p w14:paraId="38745C05" w14:textId="77777777" w:rsidR="00950080" w:rsidRDefault="00950080">
    <w:pPr>
      <w:pStyle w:val="Footer"/>
      <w:pBdr>
        <w:top w:val="none" w:sz="0" w:space="0" w:color="auto"/>
      </w:pBdr>
      <w:tabs>
        <w:tab w:val="clear" w:pos="4680"/>
        <w:tab w:val="clear" w:pos="9360"/>
        <w:tab w:val="left" w:pos="3540"/>
      </w:tabs>
      <w:rPr>
        <w:i w:val="0"/>
        <w:iCs/>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16" w:type="dxa"/>
      <w:tblLook w:val="0000" w:firstRow="0" w:lastRow="0" w:firstColumn="0" w:lastColumn="0" w:noHBand="0" w:noVBand="0"/>
    </w:tblPr>
    <w:tblGrid>
      <w:gridCol w:w="1728"/>
      <w:gridCol w:w="1558"/>
      <w:gridCol w:w="2970"/>
      <w:gridCol w:w="2250"/>
      <w:gridCol w:w="1710"/>
    </w:tblGrid>
    <w:tr w:rsidR="00950080" w:rsidRPr="00765685" w14:paraId="38745C12" w14:textId="77777777" w:rsidTr="003074C8">
      <w:tc>
        <w:tcPr>
          <w:tcW w:w="1728" w:type="dxa"/>
        </w:tcPr>
        <w:p w14:paraId="38745C0D" w14:textId="77777777" w:rsidR="00950080" w:rsidRPr="00765685" w:rsidRDefault="00950080" w:rsidP="003074C8">
          <w:pPr>
            <w:pStyle w:val="Footer"/>
            <w:rPr>
              <w:rFonts w:ascii="Arial" w:hAnsi="Arial" w:cs="Arial"/>
              <w:bCs/>
              <w:i w:val="0"/>
              <w:sz w:val="16"/>
              <w:szCs w:val="16"/>
            </w:rPr>
          </w:pPr>
          <w:r w:rsidRPr="00765685">
            <w:rPr>
              <w:rFonts w:ascii="Arial" w:hAnsi="Arial" w:cs="Arial"/>
              <w:bCs/>
              <w:i w:val="0"/>
              <w:sz w:val="16"/>
              <w:szCs w:val="16"/>
            </w:rPr>
            <w:t>STDDOC558916</w:t>
          </w:r>
        </w:p>
      </w:tc>
      <w:tc>
        <w:tcPr>
          <w:tcW w:w="1558" w:type="dxa"/>
        </w:tcPr>
        <w:p w14:paraId="38745C0E"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Revision:  03</w:t>
          </w:r>
        </w:p>
      </w:tc>
      <w:tc>
        <w:tcPr>
          <w:tcW w:w="2970" w:type="dxa"/>
        </w:tcPr>
        <w:p w14:paraId="38745C0F"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Legacy Name:  FRM23524</w:t>
          </w:r>
        </w:p>
      </w:tc>
      <w:tc>
        <w:tcPr>
          <w:tcW w:w="2250" w:type="dxa"/>
        </w:tcPr>
        <w:p w14:paraId="38745C10"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Refer to:  PRO20146</w:t>
          </w:r>
        </w:p>
      </w:tc>
      <w:tc>
        <w:tcPr>
          <w:tcW w:w="1710" w:type="dxa"/>
        </w:tcPr>
        <w:p w14:paraId="38745C11" w14:textId="77777777" w:rsidR="00950080" w:rsidRPr="00765685" w:rsidRDefault="00950080" w:rsidP="003074C8">
          <w:pPr>
            <w:pStyle w:val="Footer"/>
            <w:jc w:val="right"/>
            <w:rPr>
              <w:rFonts w:ascii="Arial" w:hAnsi="Arial" w:cs="Arial"/>
              <w:bCs/>
              <w:i w:val="0"/>
              <w:sz w:val="16"/>
              <w:szCs w:val="16"/>
            </w:rPr>
          </w:pPr>
          <w:r w:rsidRPr="00765685">
            <w:rPr>
              <w:rFonts w:ascii="Arial" w:hAnsi="Arial" w:cs="Arial"/>
              <w:bCs/>
              <w:i w:val="0"/>
              <w:sz w:val="16"/>
              <w:szCs w:val="16"/>
            </w:rPr>
            <w:t xml:space="preserve">Page </w:t>
          </w:r>
          <w:r w:rsidR="008A159B">
            <w:rPr>
              <w:rFonts w:ascii="Arial" w:hAnsi="Arial" w:cs="Arial"/>
              <w:bCs/>
              <w:i w:val="0"/>
              <w:sz w:val="16"/>
              <w:szCs w:val="16"/>
            </w:rPr>
            <w:fldChar w:fldCharType="begin"/>
          </w:r>
          <w:r>
            <w:rPr>
              <w:rFonts w:ascii="Arial" w:hAnsi="Arial" w:cs="Arial"/>
              <w:bCs/>
              <w:i w:val="0"/>
              <w:sz w:val="16"/>
              <w:szCs w:val="16"/>
            </w:rPr>
            <w:instrText xml:space="preserve"> PAGE  \* Arabic </w:instrText>
          </w:r>
          <w:r w:rsidR="008A159B">
            <w:rPr>
              <w:rFonts w:ascii="Arial" w:hAnsi="Arial" w:cs="Arial"/>
              <w:bCs/>
              <w:i w:val="0"/>
              <w:sz w:val="16"/>
              <w:szCs w:val="16"/>
            </w:rPr>
            <w:fldChar w:fldCharType="separate"/>
          </w:r>
          <w:r w:rsidR="00902DEF">
            <w:rPr>
              <w:rFonts w:ascii="Arial" w:hAnsi="Arial" w:cs="Arial"/>
              <w:bCs/>
              <w:i w:val="0"/>
              <w:noProof/>
              <w:sz w:val="16"/>
              <w:szCs w:val="16"/>
            </w:rPr>
            <w:t>1</w:t>
          </w:r>
          <w:r w:rsidR="008A159B">
            <w:rPr>
              <w:rFonts w:ascii="Arial" w:hAnsi="Arial" w:cs="Arial"/>
              <w:bCs/>
              <w:i w:val="0"/>
              <w:sz w:val="16"/>
              <w:szCs w:val="16"/>
            </w:rPr>
            <w:fldChar w:fldCharType="end"/>
          </w:r>
          <w:r w:rsidRPr="00765685">
            <w:rPr>
              <w:rFonts w:ascii="Arial" w:hAnsi="Arial" w:cs="Arial"/>
              <w:bCs/>
              <w:i w:val="0"/>
              <w:sz w:val="16"/>
              <w:szCs w:val="16"/>
            </w:rPr>
            <w:t xml:space="preserve"> of </w:t>
          </w:r>
          <w:r w:rsidR="008A159B" w:rsidRPr="00765685">
            <w:rPr>
              <w:rFonts w:ascii="Arial" w:hAnsi="Arial" w:cs="Arial"/>
              <w:bCs/>
              <w:i w:val="0"/>
              <w:sz w:val="16"/>
              <w:szCs w:val="16"/>
            </w:rPr>
            <w:fldChar w:fldCharType="begin"/>
          </w:r>
          <w:r w:rsidRPr="00765685">
            <w:rPr>
              <w:rFonts w:ascii="Arial" w:hAnsi="Arial" w:cs="Arial"/>
              <w:bCs/>
              <w:i w:val="0"/>
              <w:sz w:val="16"/>
              <w:szCs w:val="16"/>
            </w:rPr>
            <w:instrText xml:space="preserve"> NUMPAGES </w:instrText>
          </w:r>
          <w:r w:rsidR="008A159B" w:rsidRPr="00765685">
            <w:rPr>
              <w:rFonts w:ascii="Arial" w:hAnsi="Arial" w:cs="Arial"/>
              <w:bCs/>
              <w:i w:val="0"/>
              <w:sz w:val="16"/>
              <w:szCs w:val="16"/>
            </w:rPr>
            <w:fldChar w:fldCharType="separate"/>
          </w:r>
          <w:r w:rsidR="00902DEF">
            <w:rPr>
              <w:rFonts w:ascii="Arial" w:hAnsi="Arial" w:cs="Arial"/>
              <w:bCs/>
              <w:i w:val="0"/>
              <w:noProof/>
              <w:sz w:val="16"/>
              <w:szCs w:val="16"/>
            </w:rPr>
            <w:t>115</w:t>
          </w:r>
          <w:r w:rsidR="008A159B" w:rsidRPr="00765685">
            <w:rPr>
              <w:rFonts w:ascii="Arial" w:hAnsi="Arial" w:cs="Arial"/>
              <w:bCs/>
              <w:i w:val="0"/>
              <w:sz w:val="16"/>
              <w:szCs w:val="16"/>
            </w:rPr>
            <w:fldChar w:fldCharType="end"/>
          </w:r>
        </w:p>
      </w:tc>
    </w:tr>
  </w:tbl>
  <w:p w14:paraId="38745C13" w14:textId="77777777" w:rsidR="00950080" w:rsidRDefault="00950080" w:rsidP="00765685">
    <w:pPr>
      <w:pStyle w:val="Footer"/>
      <w:pBdr>
        <w:top w:val="none" w:sz="0" w:space="0" w:color="auto"/>
      </w:pBdr>
      <w:jc w:val="center"/>
      <w:rPr>
        <w:i w:val="0"/>
        <w:caps w:val="0"/>
        <w:sz w:val="16"/>
      </w:rPr>
    </w:pPr>
  </w:p>
  <w:p w14:paraId="38745C14" w14:textId="77777777" w:rsidR="00950080" w:rsidRDefault="00950080">
    <w:pPr>
      <w:pStyle w:val="Footer"/>
      <w:pBdr>
        <w:top w:val="none" w:sz="0" w:space="0" w:color="auto"/>
      </w:pBdr>
      <w:rPr>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16" w:type="dxa"/>
      <w:tblLook w:val="0000" w:firstRow="0" w:lastRow="0" w:firstColumn="0" w:lastColumn="0" w:noHBand="0" w:noVBand="0"/>
    </w:tblPr>
    <w:tblGrid>
      <w:gridCol w:w="1728"/>
      <w:gridCol w:w="1558"/>
      <w:gridCol w:w="2970"/>
      <w:gridCol w:w="2250"/>
      <w:gridCol w:w="1710"/>
    </w:tblGrid>
    <w:tr w:rsidR="00950080" w:rsidRPr="00765685" w14:paraId="38745C1A" w14:textId="77777777" w:rsidTr="003074C8">
      <w:tc>
        <w:tcPr>
          <w:tcW w:w="1728" w:type="dxa"/>
        </w:tcPr>
        <w:p w14:paraId="38745C15" w14:textId="77777777" w:rsidR="00950080" w:rsidRPr="00765685" w:rsidRDefault="00950080" w:rsidP="003074C8">
          <w:pPr>
            <w:pStyle w:val="Footer"/>
            <w:rPr>
              <w:rFonts w:ascii="Arial" w:hAnsi="Arial" w:cs="Arial"/>
              <w:bCs/>
              <w:i w:val="0"/>
              <w:sz w:val="16"/>
              <w:szCs w:val="16"/>
            </w:rPr>
          </w:pPr>
          <w:r w:rsidRPr="00765685">
            <w:rPr>
              <w:rFonts w:ascii="Arial" w:hAnsi="Arial" w:cs="Arial"/>
              <w:bCs/>
              <w:i w:val="0"/>
              <w:sz w:val="16"/>
              <w:szCs w:val="16"/>
            </w:rPr>
            <w:t>STDDOC558916</w:t>
          </w:r>
        </w:p>
      </w:tc>
      <w:tc>
        <w:tcPr>
          <w:tcW w:w="1558" w:type="dxa"/>
        </w:tcPr>
        <w:p w14:paraId="38745C16"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Revision:  03</w:t>
          </w:r>
        </w:p>
      </w:tc>
      <w:tc>
        <w:tcPr>
          <w:tcW w:w="2970" w:type="dxa"/>
        </w:tcPr>
        <w:p w14:paraId="38745C17"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Legacy Name:  FRM23524</w:t>
          </w:r>
        </w:p>
      </w:tc>
      <w:tc>
        <w:tcPr>
          <w:tcW w:w="2250" w:type="dxa"/>
        </w:tcPr>
        <w:p w14:paraId="38745C18"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Refer to:  PRO20146</w:t>
          </w:r>
        </w:p>
      </w:tc>
      <w:tc>
        <w:tcPr>
          <w:tcW w:w="1710" w:type="dxa"/>
        </w:tcPr>
        <w:p w14:paraId="38745C19" w14:textId="77777777" w:rsidR="00950080" w:rsidRPr="00765685" w:rsidRDefault="00950080" w:rsidP="003074C8">
          <w:pPr>
            <w:pStyle w:val="Footer"/>
            <w:jc w:val="right"/>
            <w:rPr>
              <w:rFonts w:ascii="Arial" w:hAnsi="Arial" w:cs="Arial"/>
              <w:bCs/>
              <w:i w:val="0"/>
              <w:sz w:val="16"/>
              <w:szCs w:val="16"/>
            </w:rPr>
          </w:pPr>
          <w:r w:rsidRPr="00765685">
            <w:rPr>
              <w:rFonts w:ascii="Arial" w:hAnsi="Arial" w:cs="Arial"/>
              <w:bCs/>
              <w:i w:val="0"/>
              <w:sz w:val="16"/>
              <w:szCs w:val="16"/>
            </w:rPr>
            <w:t xml:space="preserve">Page </w:t>
          </w:r>
          <w:r w:rsidR="008A159B">
            <w:rPr>
              <w:rFonts w:ascii="Arial" w:hAnsi="Arial" w:cs="Arial"/>
              <w:bCs/>
              <w:i w:val="0"/>
              <w:sz w:val="16"/>
              <w:szCs w:val="16"/>
            </w:rPr>
            <w:fldChar w:fldCharType="begin"/>
          </w:r>
          <w:r>
            <w:rPr>
              <w:rFonts w:ascii="Arial" w:hAnsi="Arial" w:cs="Arial"/>
              <w:bCs/>
              <w:i w:val="0"/>
              <w:sz w:val="16"/>
              <w:szCs w:val="16"/>
            </w:rPr>
            <w:instrText xml:space="preserve"> PAGE  \* Arabic </w:instrText>
          </w:r>
          <w:r w:rsidR="008A159B">
            <w:rPr>
              <w:rFonts w:ascii="Arial" w:hAnsi="Arial" w:cs="Arial"/>
              <w:bCs/>
              <w:i w:val="0"/>
              <w:sz w:val="16"/>
              <w:szCs w:val="16"/>
            </w:rPr>
            <w:fldChar w:fldCharType="separate"/>
          </w:r>
          <w:r w:rsidR="00902DEF">
            <w:rPr>
              <w:rFonts w:ascii="Arial" w:hAnsi="Arial" w:cs="Arial"/>
              <w:bCs/>
              <w:i w:val="0"/>
              <w:noProof/>
              <w:sz w:val="16"/>
              <w:szCs w:val="16"/>
            </w:rPr>
            <w:t>7</w:t>
          </w:r>
          <w:r w:rsidR="008A159B">
            <w:rPr>
              <w:rFonts w:ascii="Arial" w:hAnsi="Arial" w:cs="Arial"/>
              <w:bCs/>
              <w:i w:val="0"/>
              <w:sz w:val="16"/>
              <w:szCs w:val="16"/>
            </w:rPr>
            <w:fldChar w:fldCharType="end"/>
          </w:r>
          <w:r w:rsidRPr="00765685">
            <w:rPr>
              <w:rFonts w:ascii="Arial" w:hAnsi="Arial" w:cs="Arial"/>
              <w:bCs/>
              <w:i w:val="0"/>
              <w:sz w:val="16"/>
              <w:szCs w:val="16"/>
            </w:rPr>
            <w:t xml:space="preserve"> of </w:t>
          </w:r>
          <w:r w:rsidR="008A159B" w:rsidRPr="00765685">
            <w:rPr>
              <w:rFonts w:ascii="Arial" w:hAnsi="Arial" w:cs="Arial"/>
              <w:bCs/>
              <w:i w:val="0"/>
              <w:sz w:val="16"/>
              <w:szCs w:val="16"/>
            </w:rPr>
            <w:fldChar w:fldCharType="begin"/>
          </w:r>
          <w:r w:rsidRPr="00765685">
            <w:rPr>
              <w:rFonts w:ascii="Arial" w:hAnsi="Arial" w:cs="Arial"/>
              <w:bCs/>
              <w:i w:val="0"/>
              <w:sz w:val="16"/>
              <w:szCs w:val="16"/>
            </w:rPr>
            <w:instrText xml:space="preserve"> NUMPAGES </w:instrText>
          </w:r>
          <w:r w:rsidR="008A159B" w:rsidRPr="00765685">
            <w:rPr>
              <w:rFonts w:ascii="Arial" w:hAnsi="Arial" w:cs="Arial"/>
              <w:bCs/>
              <w:i w:val="0"/>
              <w:sz w:val="16"/>
              <w:szCs w:val="16"/>
            </w:rPr>
            <w:fldChar w:fldCharType="separate"/>
          </w:r>
          <w:r w:rsidR="00902DEF">
            <w:rPr>
              <w:rFonts w:ascii="Arial" w:hAnsi="Arial" w:cs="Arial"/>
              <w:bCs/>
              <w:i w:val="0"/>
              <w:noProof/>
              <w:sz w:val="16"/>
              <w:szCs w:val="16"/>
            </w:rPr>
            <w:t>115</w:t>
          </w:r>
          <w:r w:rsidR="008A159B" w:rsidRPr="00765685">
            <w:rPr>
              <w:rFonts w:ascii="Arial" w:hAnsi="Arial" w:cs="Arial"/>
              <w:bCs/>
              <w:i w:val="0"/>
              <w:sz w:val="16"/>
              <w:szCs w:val="16"/>
            </w:rPr>
            <w:fldChar w:fldCharType="end"/>
          </w:r>
        </w:p>
      </w:tc>
    </w:tr>
  </w:tbl>
  <w:p w14:paraId="38745C1B" w14:textId="77777777" w:rsidR="00950080" w:rsidRPr="00765685" w:rsidRDefault="00950080">
    <w:pPr>
      <w:pStyle w:val="Footer"/>
      <w:pBdr>
        <w:top w:val="none" w:sz="0" w:space="0" w:color="auto"/>
      </w:pBdr>
      <w:tabs>
        <w:tab w:val="clear" w:pos="4680"/>
        <w:tab w:val="clear" w:pos="9360"/>
        <w:tab w:val="left" w:pos="3540"/>
      </w:tabs>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16" w:type="dxa"/>
      <w:jc w:val="center"/>
      <w:tblLook w:val="0000" w:firstRow="0" w:lastRow="0" w:firstColumn="0" w:lastColumn="0" w:noHBand="0" w:noVBand="0"/>
    </w:tblPr>
    <w:tblGrid>
      <w:gridCol w:w="1728"/>
      <w:gridCol w:w="1558"/>
      <w:gridCol w:w="2970"/>
      <w:gridCol w:w="2250"/>
      <w:gridCol w:w="1710"/>
    </w:tblGrid>
    <w:tr w:rsidR="00950080" w:rsidRPr="00765685" w14:paraId="38745C21" w14:textId="77777777" w:rsidTr="00EA4197">
      <w:trPr>
        <w:jc w:val="center"/>
      </w:trPr>
      <w:tc>
        <w:tcPr>
          <w:tcW w:w="1728" w:type="dxa"/>
        </w:tcPr>
        <w:p w14:paraId="38745C1C" w14:textId="77777777" w:rsidR="00950080" w:rsidRPr="00765685" w:rsidRDefault="00950080" w:rsidP="00AB5EFD">
          <w:pPr>
            <w:pStyle w:val="Footer"/>
            <w:rPr>
              <w:rFonts w:ascii="Arial" w:hAnsi="Arial" w:cs="Arial"/>
              <w:bCs/>
              <w:i w:val="0"/>
              <w:sz w:val="16"/>
              <w:szCs w:val="16"/>
            </w:rPr>
          </w:pPr>
          <w:r w:rsidRPr="00765685">
            <w:rPr>
              <w:rFonts w:ascii="Arial" w:hAnsi="Arial" w:cs="Arial"/>
              <w:bCs/>
              <w:i w:val="0"/>
              <w:sz w:val="16"/>
              <w:szCs w:val="16"/>
            </w:rPr>
            <w:t>STDDOC558916</w:t>
          </w:r>
        </w:p>
      </w:tc>
      <w:tc>
        <w:tcPr>
          <w:tcW w:w="1558" w:type="dxa"/>
        </w:tcPr>
        <w:p w14:paraId="38745C1D" w14:textId="77777777" w:rsidR="00950080" w:rsidRPr="00765685" w:rsidRDefault="00950080" w:rsidP="00AB5EFD">
          <w:pPr>
            <w:pStyle w:val="Footer"/>
            <w:jc w:val="center"/>
            <w:rPr>
              <w:rFonts w:ascii="Arial" w:hAnsi="Arial" w:cs="Arial"/>
              <w:bCs/>
              <w:i w:val="0"/>
              <w:sz w:val="16"/>
              <w:szCs w:val="16"/>
            </w:rPr>
          </w:pPr>
          <w:r w:rsidRPr="00765685">
            <w:rPr>
              <w:rFonts w:ascii="Arial" w:hAnsi="Arial" w:cs="Arial"/>
              <w:bCs/>
              <w:i w:val="0"/>
              <w:sz w:val="16"/>
              <w:szCs w:val="16"/>
            </w:rPr>
            <w:t>Revision:  03</w:t>
          </w:r>
        </w:p>
      </w:tc>
      <w:tc>
        <w:tcPr>
          <w:tcW w:w="2970" w:type="dxa"/>
        </w:tcPr>
        <w:p w14:paraId="38745C1E" w14:textId="77777777" w:rsidR="00950080" w:rsidRPr="00765685" w:rsidRDefault="00950080" w:rsidP="00AB5EFD">
          <w:pPr>
            <w:pStyle w:val="Footer"/>
            <w:jc w:val="center"/>
            <w:rPr>
              <w:rFonts w:ascii="Arial" w:hAnsi="Arial" w:cs="Arial"/>
              <w:bCs/>
              <w:i w:val="0"/>
              <w:sz w:val="16"/>
              <w:szCs w:val="16"/>
            </w:rPr>
          </w:pPr>
          <w:r w:rsidRPr="00765685">
            <w:rPr>
              <w:rFonts w:ascii="Arial" w:hAnsi="Arial" w:cs="Arial"/>
              <w:bCs/>
              <w:i w:val="0"/>
              <w:sz w:val="16"/>
              <w:szCs w:val="16"/>
            </w:rPr>
            <w:t>Legacy Name:  FRM23524</w:t>
          </w:r>
        </w:p>
      </w:tc>
      <w:tc>
        <w:tcPr>
          <w:tcW w:w="2250" w:type="dxa"/>
        </w:tcPr>
        <w:p w14:paraId="38745C1F" w14:textId="77777777" w:rsidR="00950080" w:rsidRPr="00765685" w:rsidRDefault="00950080" w:rsidP="00AB5EFD">
          <w:pPr>
            <w:pStyle w:val="Footer"/>
            <w:jc w:val="center"/>
            <w:rPr>
              <w:rFonts w:ascii="Arial" w:hAnsi="Arial" w:cs="Arial"/>
              <w:bCs/>
              <w:i w:val="0"/>
              <w:sz w:val="16"/>
              <w:szCs w:val="16"/>
            </w:rPr>
          </w:pPr>
          <w:r w:rsidRPr="00765685">
            <w:rPr>
              <w:rFonts w:ascii="Arial" w:hAnsi="Arial" w:cs="Arial"/>
              <w:bCs/>
              <w:i w:val="0"/>
              <w:sz w:val="16"/>
              <w:szCs w:val="16"/>
            </w:rPr>
            <w:t>Refer to:  PRO20146</w:t>
          </w:r>
        </w:p>
      </w:tc>
      <w:tc>
        <w:tcPr>
          <w:tcW w:w="1710" w:type="dxa"/>
        </w:tcPr>
        <w:p w14:paraId="38745C20" w14:textId="77777777" w:rsidR="00950080" w:rsidRPr="00765685" w:rsidRDefault="00950080" w:rsidP="00AB5EFD">
          <w:pPr>
            <w:pStyle w:val="Footer"/>
            <w:jc w:val="right"/>
            <w:rPr>
              <w:rFonts w:ascii="Arial" w:hAnsi="Arial" w:cs="Arial"/>
              <w:bCs/>
              <w:i w:val="0"/>
              <w:sz w:val="16"/>
              <w:szCs w:val="16"/>
            </w:rPr>
          </w:pPr>
          <w:r w:rsidRPr="00765685">
            <w:rPr>
              <w:rFonts w:ascii="Arial" w:hAnsi="Arial" w:cs="Arial"/>
              <w:bCs/>
              <w:i w:val="0"/>
              <w:sz w:val="16"/>
              <w:szCs w:val="16"/>
            </w:rPr>
            <w:t xml:space="preserve">Page </w:t>
          </w:r>
          <w:r w:rsidR="008A159B">
            <w:rPr>
              <w:rFonts w:ascii="Arial" w:hAnsi="Arial" w:cs="Arial"/>
              <w:bCs/>
              <w:i w:val="0"/>
              <w:sz w:val="16"/>
              <w:szCs w:val="16"/>
            </w:rPr>
            <w:fldChar w:fldCharType="begin"/>
          </w:r>
          <w:r>
            <w:rPr>
              <w:rFonts w:ascii="Arial" w:hAnsi="Arial" w:cs="Arial"/>
              <w:bCs/>
              <w:i w:val="0"/>
              <w:sz w:val="16"/>
              <w:szCs w:val="16"/>
            </w:rPr>
            <w:instrText xml:space="preserve"> PAGE  \* Arabic </w:instrText>
          </w:r>
          <w:r w:rsidR="008A159B">
            <w:rPr>
              <w:rFonts w:ascii="Arial" w:hAnsi="Arial" w:cs="Arial"/>
              <w:bCs/>
              <w:i w:val="0"/>
              <w:sz w:val="16"/>
              <w:szCs w:val="16"/>
            </w:rPr>
            <w:fldChar w:fldCharType="separate"/>
          </w:r>
          <w:r w:rsidR="00902DEF">
            <w:rPr>
              <w:rFonts w:ascii="Arial" w:hAnsi="Arial" w:cs="Arial"/>
              <w:bCs/>
              <w:i w:val="0"/>
              <w:noProof/>
              <w:sz w:val="16"/>
              <w:szCs w:val="16"/>
            </w:rPr>
            <w:t>11</w:t>
          </w:r>
          <w:r w:rsidR="008A159B">
            <w:rPr>
              <w:rFonts w:ascii="Arial" w:hAnsi="Arial" w:cs="Arial"/>
              <w:bCs/>
              <w:i w:val="0"/>
              <w:sz w:val="16"/>
              <w:szCs w:val="16"/>
            </w:rPr>
            <w:fldChar w:fldCharType="end"/>
          </w:r>
          <w:r w:rsidRPr="00765685">
            <w:rPr>
              <w:rFonts w:ascii="Arial" w:hAnsi="Arial" w:cs="Arial"/>
              <w:bCs/>
              <w:i w:val="0"/>
              <w:sz w:val="16"/>
              <w:szCs w:val="16"/>
            </w:rPr>
            <w:t xml:space="preserve"> of </w:t>
          </w:r>
          <w:r w:rsidR="008A159B" w:rsidRPr="00765685">
            <w:rPr>
              <w:rFonts w:ascii="Arial" w:hAnsi="Arial" w:cs="Arial"/>
              <w:bCs/>
              <w:i w:val="0"/>
              <w:sz w:val="16"/>
              <w:szCs w:val="16"/>
            </w:rPr>
            <w:fldChar w:fldCharType="begin"/>
          </w:r>
          <w:r w:rsidRPr="00765685">
            <w:rPr>
              <w:rFonts w:ascii="Arial" w:hAnsi="Arial" w:cs="Arial"/>
              <w:bCs/>
              <w:i w:val="0"/>
              <w:sz w:val="16"/>
              <w:szCs w:val="16"/>
            </w:rPr>
            <w:instrText xml:space="preserve"> NUMPAGES </w:instrText>
          </w:r>
          <w:r w:rsidR="008A159B" w:rsidRPr="00765685">
            <w:rPr>
              <w:rFonts w:ascii="Arial" w:hAnsi="Arial" w:cs="Arial"/>
              <w:bCs/>
              <w:i w:val="0"/>
              <w:sz w:val="16"/>
              <w:szCs w:val="16"/>
            </w:rPr>
            <w:fldChar w:fldCharType="separate"/>
          </w:r>
          <w:r w:rsidR="00902DEF">
            <w:rPr>
              <w:rFonts w:ascii="Arial" w:hAnsi="Arial" w:cs="Arial"/>
              <w:bCs/>
              <w:i w:val="0"/>
              <w:noProof/>
              <w:sz w:val="16"/>
              <w:szCs w:val="16"/>
            </w:rPr>
            <w:t>115</w:t>
          </w:r>
          <w:r w:rsidR="008A159B" w:rsidRPr="00765685">
            <w:rPr>
              <w:rFonts w:ascii="Arial" w:hAnsi="Arial" w:cs="Arial"/>
              <w:bCs/>
              <w:i w:val="0"/>
              <w:sz w:val="16"/>
              <w:szCs w:val="16"/>
            </w:rPr>
            <w:fldChar w:fldCharType="end"/>
          </w:r>
        </w:p>
      </w:tc>
    </w:tr>
  </w:tbl>
  <w:p w14:paraId="38745C22" w14:textId="77777777" w:rsidR="00950080" w:rsidRDefault="00950080">
    <w:pPr>
      <w:pStyle w:val="Footer"/>
      <w:pBdr>
        <w:top w:val="none" w:sz="0" w:space="0" w:color="auto"/>
      </w:pBdr>
      <w:jc w:val="right"/>
      <w:rPr>
        <w:b/>
        <w:bCs/>
        <w:i w:val="0"/>
        <w:caps w:val="0"/>
        <w:sz w:val="20"/>
      </w:rPr>
    </w:pPr>
    <w:r>
      <w:rPr>
        <w:b/>
        <w:bCs/>
        <w:i w:val="0"/>
        <w:caps w:val="0"/>
        <w:sz w:val="20"/>
      </w:rPr>
      <w:tab/>
    </w:r>
    <w:r>
      <w:rPr>
        <w:b/>
        <w:bCs/>
        <w:i w:val="0"/>
        <w:caps w:val="0"/>
        <w:sz w:val="20"/>
      </w:rPr>
      <w:tab/>
    </w:r>
  </w:p>
  <w:p w14:paraId="38745C23" w14:textId="77777777" w:rsidR="00950080" w:rsidRDefault="00950080" w:rsidP="008E2203">
    <w:pPr>
      <w:pStyle w:val="Footer"/>
      <w:pBdr>
        <w:top w:val="none" w:sz="0" w:space="0" w:color="auto"/>
      </w:pBdr>
      <w:tabs>
        <w:tab w:val="clear" w:pos="4680"/>
        <w:tab w:val="clear" w:pos="9360"/>
        <w:tab w:val="left" w:pos="3540"/>
      </w:tabs>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16" w:type="dxa"/>
      <w:tblInd w:w="585" w:type="dxa"/>
      <w:tblLook w:val="0000" w:firstRow="0" w:lastRow="0" w:firstColumn="0" w:lastColumn="0" w:noHBand="0" w:noVBand="0"/>
    </w:tblPr>
    <w:tblGrid>
      <w:gridCol w:w="1728"/>
      <w:gridCol w:w="1558"/>
      <w:gridCol w:w="2970"/>
      <w:gridCol w:w="2250"/>
      <w:gridCol w:w="1710"/>
    </w:tblGrid>
    <w:tr w:rsidR="00950080" w:rsidRPr="00765685" w14:paraId="38745C29" w14:textId="77777777" w:rsidTr="00571969">
      <w:trPr>
        <w:cantSplit/>
      </w:trPr>
      <w:tc>
        <w:tcPr>
          <w:tcW w:w="1728" w:type="dxa"/>
        </w:tcPr>
        <w:p w14:paraId="38745C24" w14:textId="77777777" w:rsidR="00950080" w:rsidRPr="00765685" w:rsidRDefault="00950080" w:rsidP="003074C8">
          <w:pPr>
            <w:pStyle w:val="Footer"/>
            <w:rPr>
              <w:rFonts w:ascii="Arial" w:hAnsi="Arial" w:cs="Arial"/>
              <w:bCs/>
              <w:i w:val="0"/>
              <w:sz w:val="16"/>
              <w:szCs w:val="16"/>
            </w:rPr>
          </w:pPr>
          <w:r w:rsidRPr="00765685">
            <w:rPr>
              <w:rFonts w:ascii="Arial" w:hAnsi="Arial" w:cs="Arial"/>
              <w:bCs/>
              <w:i w:val="0"/>
              <w:sz w:val="16"/>
              <w:szCs w:val="16"/>
            </w:rPr>
            <w:t>STDDOC558916</w:t>
          </w:r>
        </w:p>
      </w:tc>
      <w:tc>
        <w:tcPr>
          <w:tcW w:w="1558" w:type="dxa"/>
        </w:tcPr>
        <w:p w14:paraId="38745C25"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Revision:  0</w:t>
          </w:r>
          <w:r>
            <w:rPr>
              <w:rFonts w:ascii="Arial" w:hAnsi="Arial" w:cs="Arial"/>
              <w:bCs/>
              <w:i w:val="0"/>
              <w:sz w:val="16"/>
              <w:szCs w:val="16"/>
            </w:rPr>
            <w:t>5</w:t>
          </w:r>
        </w:p>
      </w:tc>
      <w:tc>
        <w:tcPr>
          <w:tcW w:w="2970" w:type="dxa"/>
        </w:tcPr>
        <w:p w14:paraId="38745C26"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Legacy Name:  FRM23524</w:t>
          </w:r>
        </w:p>
      </w:tc>
      <w:tc>
        <w:tcPr>
          <w:tcW w:w="2250" w:type="dxa"/>
        </w:tcPr>
        <w:p w14:paraId="38745C27" w14:textId="77777777" w:rsidR="00950080" w:rsidRPr="00765685" w:rsidRDefault="00950080" w:rsidP="003074C8">
          <w:pPr>
            <w:pStyle w:val="Footer"/>
            <w:jc w:val="center"/>
            <w:rPr>
              <w:rFonts w:ascii="Arial" w:hAnsi="Arial" w:cs="Arial"/>
              <w:bCs/>
              <w:i w:val="0"/>
              <w:sz w:val="16"/>
              <w:szCs w:val="16"/>
            </w:rPr>
          </w:pPr>
          <w:r w:rsidRPr="00765685">
            <w:rPr>
              <w:rFonts w:ascii="Arial" w:hAnsi="Arial" w:cs="Arial"/>
              <w:bCs/>
              <w:i w:val="0"/>
              <w:sz w:val="16"/>
              <w:szCs w:val="16"/>
            </w:rPr>
            <w:t>Refer to:  PRO20146</w:t>
          </w:r>
        </w:p>
      </w:tc>
      <w:tc>
        <w:tcPr>
          <w:tcW w:w="1710" w:type="dxa"/>
        </w:tcPr>
        <w:p w14:paraId="38745C28" w14:textId="77777777" w:rsidR="00950080" w:rsidRPr="00765685" w:rsidRDefault="00950080" w:rsidP="003074C8">
          <w:pPr>
            <w:pStyle w:val="Footer"/>
            <w:jc w:val="right"/>
            <w:rPr>
              <w:rFonts w:ascii="Arial" w:hAnsi="Arial" w:cs="Arial"/>
              <w:bCs/>
              <w:i w:val="0"/>
              <w:sz w:val="16"/>
              <w:szCs w:val="16"/>
            </w:rPr>
          </w:pPr>
          <w:r w:rsidRPr="00765685">
            <w:rPr>
              <w:rFonts w:ascii="Arial" w:hAnsi="Arial" w:cs="Arial"/>
              <w:bCs/>
              <w:i w:val="0"/>
              <w:sz w:val="16"/>
              <w:szCs w:val="16"/>
            </w:rPr>
            <w:t xml:space="preserve">Page </w:t>
          </w:r>
          <w:r w:rsidR="008A159B">
            <w:rPr>
              <w:rFonts w:ascii="Arial" w:hAnsi="Arial" w:cs="Arial"/>
              <w:bCs/>
              <w:i w:val="0"/>
              <w:sz w:val="16"/>
              <w:szCs w:val="16"/>
            </w:rPr>
            <w:fldChar w:fldCharType="begin"/>
          </w:r>
          <w:r>
            <w:rPr>
              <w:rFonts w:ascii="Arial" w:hAnsi="Arial" w:cs="Arial"/>
              <w:bCs/>
              <w:i w:val="0"/>
              <w:sz w:val="16"/>
              <w:szCs w:val="16"/>
            </w:rPr>
            <w:instrText xml:space="preserve"> PAGE  \* Arabic </w:instrText>
          </w:r>
          <w:r w:rsidR="008A159B">
            <w:rPr>
              <w:rFonts w:ascii="Arial" w:hAnsi="Arial" w:cs="Arial"/>
              <w:bCs/>
              <w:i w:val="0"/>
              <w:sz w:val="16"/>
              <w:szCs w:val="16"/>
            </w:rPr>
            <w:fldChar w:fldCharType="separate"/>
          </w:r>
          <w:r w:rsidR="00902DEF">
            <w:rPr>
              <w:rFonts w:ascii="Arial" w:hAnsi="Arial" w:cs="Arial"/>
              <w:bCs/>
              <w:i w:val="0"/>
              <w:noProof/>
              <w:sz w:val="16"/>
              <w:szCs w:val="16"/>
            </w:rPr>
            <w:t>103</w:t>
          </w:r>
          <w:r w:rsidR="008A159B">
            <w:rPr>
              <w:rFonts w:ascii="Arial" w:hAnsi="Arial" w:cs="Arial"/>
              <w:bCs/>
              <w:i w:val="0"/>
              <w:sz w:val="16"/>
              <w:szCs w:val="16"/>
            </w:rPr>
            <w:fldChar w:fldCharType="end"/>
          </w:r>
          <w:r w:rsidRPr="00765685">
            <w:rPr>
              <w:rFonts w:ascii="Arial" w:hAnsi="Arial" w:cs="Arial"/>
              <w:bCs/>
              <w:i w:val="0"/>
              <w:sz w:val="16"/>
              <w:szCs w:val="16"/>
            </w:rPr>
            <w:t xml:space="preserve"> of </w:t>
          </w:r>
          <w:r w:rsidR="008A159B" w:rsidRPr="00765685">
            <w:rPr>
              <w:rFonts w:ascii="Arial" w:hAnsi="Arial" w:cs="Arial"/>
              <w:bCs/>
              <w:i w:val="0"/>
              <w:sz w:val="16"/>
              <w:szCs w:val="16"/>
            </w:rPr>
            <w:fldChar w:fldCharType="begin"/>
          </w:r>
          <w:r w:rsidRPr="00765685">
            <w:rPr>
              <w:rFonts w:ascii="Arial" w:hAnsi="Arial" w:cs="Arial"/>
              <w:bCs/>
              <w:i w:val="0"/>
              <w:sz w:val="16"/>
              <w:szCs w:val="16"/>
            </w:rPr>
            <w:instrText xml:space="preserve"> NUMPAGES </w:instrText>
          </w:r>
          <w:r w:rsidR="008A159B" w:rsidRPr="00765685">
            <w:rPr>
              <w:rFonts w:ascii="Arial" w:hAnsi="Arial" w:cs="Arial"/>
              <w:bCs/>
              <w:i w:val="0"/>
              <w:sz w:val="16"/>
              <w:szCs w:val="16"/>
            </w:rPr>
            <w:fldChar w:fldCharType="separate"/>
          </w:r>
          <w:r w:rsidR="00902DEF">
            <w:rPr>
              <w:rFonts w:ascii="Arial" w:hAnsi="Arial" w:cs="Arial"/>
              <w:bCs/>
              <w:i w:val="0"/>
              <w:noProof/>
              <w:sz w:val="16"/>
              <w:szCs w:val="16"/>
            </w:rPr>
            <w:t>115</w:t>
          </w:r>
          <w:r w:rsidR="008A159B" w:rsidRPr="00765685">
            <w:rPr>
              <w:rFonts w:ascii="Arial" w:hAnsi="Arial" w:cs="Arial"/>
              <w:bCs/>
              <w:i w:val="0"/>
              <w:sz w:val="16"/>
              <w:szCs w:val="16"/>
            </w:rPr>
            <w:fldChar w:fldCharType="end"/>
          </w:r>
        </w:p>
      </w:tc>
    </w:tr>
  </w:tbl>
  <w:p w14:paraId="38745C2A" w14:textId="77777777" w:rsidR="00950080" w:rsidRDefault="00950080">
    <w:pPr>
      <w:pStyle w:val="Footer"/>
      <w:pBdr>
        <w:top w:val="none" w:sz="0" w:space="0" w:color="auto"/>
      </w:pBdr>
      <w:tabs>
        <w:tab w:val="clear" w:pos="4680"/>
        <w:tab w:val="clear" w:pos="9360"/>
        <w:tab w:val="left" w:pos="3540"/>
      </w:tabs>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76D6C" w14:textId="77777777" w:rsidR="00146639" w:rsidRDefault="00146639">
      <w:pPr>
        <w:spacing w:after="0" w:line="240" w:lineRule="auto"/>
      </w:pPr>
      <w:r>
        <w:separator/>
      </w:r>
    </w:p>
  </w:footnote>
  <w:footnote w:type="continuationSeparator" w:id="0">
    <w:p w14:paraId="6C290C8A" w14:textId="77777777" w:rsidR="00146639" w:rsidRDefault="001466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45BF4" w14:textId="77777777" w:rsidR="00950080" w:rsidRDefault="00950080">
    <w:pPr>
      <w:pStyle w:val="Header"/>
      <w:pBdr>
        <w:bottom w:val="single" w:sz="6" w:space="3" w:color="auto"/>
      </w:pBdr>
      <w:tabs>
        <w:tab w:val="clear" w:pos="9360"/>
        <w:tab w:val="right" w:pos="10800"/>
      </w:tabs>
      <w:rPr>
        <w:sz w:val="16"/>
      </w:rPr>
    </w:pPr>
    <w:r>
      <w:rPr>
        <w:i w:val="0"/>
        <w:caps w:val="0"/>
      </w:rPr>
      <w:t>Extratech M3514 Engineering Test Procedure and Report</w:t>
    </w:r>
    <w:r>
      <w:rPr>
        <w:i w:val="0"/>
      </w:rPr>
      <w:tab/>
      <w:t>Vitros</w:t>
    </w:r>
    <w:r>
      <w:t xml:space="preserve"> 5600/3600 Chemistry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8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307"/>
      <w:gridCol w:w="6976"/>
    </w:tblGrid>
    <w:tr w:rsidR="00950080" w14:paraId="38745BF7" w14:textId="77777777" w:rsidTr="00035776">
      <w:trPr>
        <w:jc w:val="center"/>
      </w:trPr>
      <w:tc>
        <w:tcPr>
          <w:tcW w:w="0" w:type="auto"/>
          <w:tcBorders>
            <w:right w:val="single" w:sz="4" w:space="0" w:color="auto"/>
          </w:tcBorders>
          <w:vAlign w:val="center"/>
        </w:tcPr>
        <w:p w14:paraId="38745BF5" w14:textId="77777777" w:rsidR="00950080" w:rsidRPr="005D1545" w:rsidRDefault="00950080" w:rsidP="00035776">
          <w:pPr>
            <w:spacing w:before="40" w:after="40"/>
            <w:rPr>
              <w:rFonts w:ascii="Arial" w:hAnsi="Arial" w:cs="Arial"/>
              <w:sz w:val="16"/>
            </w:rPr>
          </w:pPr>
          <w:r w:rsidRPr="005D1545">
            <w:rPr>
              <w:rFonts w:ascii="Arial" w:hAnsi="Arial" w:cs="Arial"/>
              <w:sz w:val="16"/>
            </w:rPr>
            <w:t>Project Name: 5600/3600</w:t>
          </w:r>
        </w:p>
      </w:tc>
      <w:tc>
        <w:tcPr>
          <w:tcW w:w="0" w:type="auto"/>
          <w:tcBorders>
            <w:left w:val="single" w:sz="4" w:space="0" w:color="auto"/>
          </w:tcBorders>
          <w:tcMar>
            <w:top w:w="29" w:type="dxa"/>
            <w:bottom w:w="29" w:type="dxa"/>
          </w:tcMar>
          <w:vAlign w:val="center"/>
        </w:tcPr>
        <w:p w14:paraId="38745BF6" w14:textId="77777777" w:rsidR="00950080" w:rsidRPr="005D1545" w:rsidRDefault="00950080" w:rsidP="00035776">
          <w:pPr>
            <w:pStyle w:val="Title"/>
            <w:rPr>
              <w:rFonts w:ascii="Arial" w:hAnsi="Arial" w:cs="Arial"/>
              <w:b w:val="0"/>
              <w:sz w:val="16"/>
              <w:szCs w:val="16"/>
            </w:rPr>
          </w:pPr>
          <w:r w:rsidRPr="005D1545">
            <w:rPr>
              <w:rFonts w:ascii="Arial" w:hAnsi="Arial" w:cs="Arial"/>
              <w:b w:val="0"/>
              <w:sz w:val="16"/>
              <w:szCs w:val="16"/>
            </w:rPr>
            <w:t>Document Name:  Extratech M3514 Motion Controller Engineering Test Procedure and Report</w:t>
          </w:r>
        </w:p>
      </w:tc>
    </w:tr>
    <w:tr w:rsidR="00950080" w14:paraId="38745BFA" w14:textId="77777777" w:rsidTr="00035776">
      <w:trPr>
        <w:jc w:val="center"/>
      </w:trPr>
      <w:tc>
        <w:tcPr>
          <w:tcW w:w="0" w:type="auto"/>
          <w:tcBorders>
            <w:right w:val="single" w:sz="4" w:space="0" w:color="auto"/>
          </w:tcBorders>
          <w:vAlign w:val="center"/>
        </w:tcPr>
        <w:p w14:paraId="38745BF8" w14:textId="77777777" w:rsidR="00950080" w:rsidRPr="005D1545" w:rsidRDefault="00950080" w:rsidP="00035776">
          <w:pPr>
            <w:spacing w:before="40" w:after="40"/>
            <w:jc w:val="center"/>
            <w:rPr>
              <w:rFonts w:ascii="Arial" w:hAnsi="Arial" w:cs="Arial"/>
              <w:sz w:val="16"/>
            </w:rPr>
          </w:pPr>
          <w:r w:rsidRPr="005D1545">
            <w:rPr>
              <w:rFonts w:ascii="Arial" w:hAnsi="Arial" w:cs="Arial"/>
              <w:sz w:val="16"/>
            </w:rPr>
            <w:t xml:space="preserve">Project Document #: </w:t>
          </w:r>
          <w:r>
            <w:rPr>
              <w:rFonts w:ascii="Arial" w:hAnsi="Arial" w:cs="Arial"/>
              <w:sz w:val="16"/>
            </w:rPr>
            <w:t>D30351</w:t>
          </w:r>
        </w:p>
      </w:tc>
      <w:tc>
        <w:tcPr>
          <w:tcW w:w="0" w:type="auto"/>
          <w:tcBorders>
            <w:left w:val="single" w:sz="4" w:space="0" w:color="auto"/>
          </w:tcBorders>
          <w:vAlign w:val="center"/>
        </w:tcPr>
        <w:p w14:paraId="38745BF9" w14:textId="77777777" w:rsidR="00950080" w:rsidRPr="005D1545" w:rsidRDefault="00950080" w:rsidP="00C67AA6">
          <w:pPr>
            <w:spacing w:before="40" w:after="40"/>
            <w:jc w:val="right"/>
            <w:rPr>
              <w:rFonts w:ascii="Arial" w:hAnsi="Arial" w:cs="Arial"/>
              <w:sz w:val="16"/>
            </w:rPr>
          </w:pPr>
          <w:r>
            <w:rPr>
              <w:rFonts w:ascii="Arial" w:hAnsi="Arial" w:cs="Arial"/>
              <w:sz w:val="16"/>
            </w:rPr>
            <w:t>Document Date: 28 July, 2013</w:t>
          </w:r>
        </w:p>
      </w:tc>
    </w:tr>
  </w:tbl>
  <w:p w14:paraId="38745BFB" w14:textId="77777777" w:rsidR="00950080" w:rsidRDefault="00950080" w:rsidP="003074C8">
    <w:pPr>
      <w:pStyle w:val="text"/>
      <w:spacing w:line="480" w:lineRule="auto"/>
      <w:ind w:left="0"/>
      <w:jc w:val="center"/>
      <w:rPr>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8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307"/>
      <w:gridCol w:w="6976"/>
    </w:tblGrid>
    <w:tr w:rsidR="00950080" w14:paraId="38745C08" w14:textId="77777777" w:rsidTr="00035776">
      <w:trPr>
        <w:jc w:val="center"/>
      </w:trPr>
      <w:tc>
        <w:tcPr>
          <w:tcW w:w="0" w:type="auto"/>
          <w:tcBorders>
            <w:right w:val="single" w:sz="4" w:space="0" w:color="auto"/>
          </w:tcBorders>
          <w:vAlign w:val="center"/>
        </w:tcPr>
        <w:p w14:paraId="38745C06" w14:textId="77777777" w:rsidR="00950080" w:rsidRPr="005D1545" w:rsidRDefault="00950080" w:rsidP="00035776">
          <w:pPr>
            <w:spacing w:before="40" w:after="40"/>
            <w:rPr>
              <w:rFonts w:ascii="Arial" w:hAnsi="Arial" w:cs="Arial"/>
              <w:sz w:val="16"/>
            </w:rPr>
          </w:pPr>
          <w:r w:rsidRPr="005D1545">
            <w:rPr>
              <w:rFonts w:ascii="Arial" w:hAnsi="Arial" w:cs="Arial"/>
              <w:sz w:val="16"/>
            </w:rPr>
            <w:t>Project Name: 5600/3600</w:t>
          </w:r>
        </w:p>
      </w:tc>
      <w:tc>
        <w:tcPr>
          <w:tcW w:w="0" w:type="auto"/>
          <w:tcBorders>
            <w:left w:val="single" w:sz="4" w:space="0" w:color="auto"/>
          </w:tcBorders>
          <w:tcMar>
            <w:top w:w="29" w:type="dxa"/>
            <w:bottom w:w="29" w:type="dxa"/>
          </w:tcMar>
          <w:vAlign w:val="center"/>
        </w:tcPr>
        <w:p w14:paraId="38745C07" w14:textId="77777777" w:rsidR="00950080" w:rsidRPr="005D1545" w:rsidRDefault="00950080" w:rsidP="00035776">
          <w:pPr>
            <w:pStyle w:val="Title"/>
            <w:rPr>
              <w:rFonts w:ascii="Arial" w:hAnsi="Arial" w:cs="Arial"/>
              <w:b w:val="0"/>
              <w:sz w:val="16"/>
              <w:szCs w:val="16"/>
            </w:rPr>
          </w:pPr>
          <w:r w:rsidRPr="005D1545">
            <w:rPr>
              <w:rFonts w:ascii="Arial" w:hAnsi="Arial" w:cs="Arial"/>
              <w:b w:val="0"/>
              <w:sz w:val="16"/>
              <w:szCs w:val="16"/>
            </w:rPr>
            <w:t>Document Name:  Extratech M3514 Motion Controller Engineering Test Procedure and Report</w:t>
          </w:r>
        </w:p>
      </w:tc>
    </w:tr>
    <w:tr w:rsidR="00950080" w14:paraId="38745C0B" w14:textId="77777777" w:rsidTr="00035776">
      <w:trPr>
        <w:jc w:val="center"/>
      </w:trPr>
      <w:tc>
        <w:tcPr>
          <w:tcW w:w="0" w:type="auto"/>
          <w:tcBorders>
            <w:right w:val="single" w:sz="4" w:space="0" w:color="auto"/>
          </w:tcBorders>
          <w:vAlign w:val="center"/>
        </w:tcPr>
        <w:p w14:paraId="38745C09" w14:textId="77777777" w:rsidR="00950080" w:rsidRPr="005D1545" w:rsidRDefault="00950080" w:rsidP="00035776">
          <w:pPr>
            <w:spacing w:before="40" w:after="40"/>
            <w:jc w:val="center"/>
            <w:rPr>
              <w:rFonts w:ascii="Arial" w:hAnsi="Arial" w:cs="Arial"/>
              <w:sz w:val="16"/>
            </w:rPr>
          </w:pPr>
          <w:r w:rsidRPr="005D1545">
            <w:rPr>
              <w:rFonts w:ascii="Arial" w:hAnsi="Arial" w:cs="Arial"/>
              <w:sz w:val="16"/>
            </w:rPr>
            <w:t xml:space="preserve">Project Document #: </w:t>
          </w:r>
          <w:r>
            <w:rPr>
              <w:rFonts w:ascii="Arial" w:hAnsi="Arial" w:cs="Arial"/>
              <w:sz w:val="16"/>
            </w:rPr>
            <w:t>D30351</w:t>
          </w:r>
        </w:p>
      </w:tc>
      <w:tc>
        <w:tcPr>
          <w:tcW w:w="0" w:type="auto"/>
          <w:tcBorders>
            <w:left w:val="single" w:sz="4" w:space="0" w:color="auto"/>
          </w:tcBorders>
          <w:vAlign w:val="center"/>
        </w:tcPr>
        <w:p w14:paraId="38745C0A" w14:textId="77777777" w:rsidR="00950080" w:rsidRDefault="00950080">
          <w:pPr>
            <w:spacing w:before="40" w:after="40"/>
            <w:jc w:val="right"/>
            <w:rPr>
              <w:rFonts w:ascii="Arial" w:hAnsi="Arial" w:cs="Arial"/>
              <w:sz w:val="16"/>
            </w:rPr>
          </w:pPr>
          <w:r>
            <w:rPr>
              <w:rFonts w:ascii="Arial" w:hAnsi="Arial" w:cs="Arial"/>
              <w:sz w:val="16"/>
            </w:rPr>
            <w:t>Document Date: 28 July , 2013</w:t>
          </w:r>
        </w:p>
      </w:tc>
    </w:tr>
  </w:tbl>
  <w:p w14:paraId="38745C0C" w14:textId="77777777" w:rsidR="00950080" w:rsidRDefault="00950080" w:rsidP="00BF770B">
    <w:pPr>
      <w:pStyle w:val="text"/>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B92B69"/>
    <w:multiLevelType w:val="hybridMultilevel"/>
    <w:tmpl w:val="4F5CE508"/>
    <w:lvl w:ilvl="0" w:tplc="860A9296">
      <w:start w:val="1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B7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C64D8"/>
    <w:multiLevelType w:val="singleLevel"/>
    <w:tmpl w:val="6FA8EA8C"/>
    <w:lvl w:ilvl="0">
      <w:start w:val="1"/>
      <w:numFmt w:val="decimal"/>
      <w:lvlText w:val="%1."/>
      <w:lvlJc w:val="left"/>
      <w:pPr>
        <w:tabs>
          <w:tab w:val="num" w:pos="900"/>
        </w:tabs>
        <w:ind w:left="900" w:hanging="360"/>
      </w:pPr>
      <w:rPr>
        <w:rFonts w:hint="default"/>
      </w:rPr>
    </w:lvl>
  </w:abstractNum>
  <w:abstractNum w:abstractNumId="4" w15:restartNumberingAfterBreak="0">
    <w:nsid w:val="10CA4F15"/>
    <w:multiLevelType w:val="hybridMultilevel"/>
    <w:tmpl w:val="32241388"/>
    <w:lvl w:ilvl="0" w:tplc="04090007">
      <w:start w:val="1"/>
      <w:numFmt w:val="bullet"/>
      <w:pStyle w:val="List1"/>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D97F03"/>
    <w:multiLevelType w:val="hybridMultilevel"/>
    <w:tmpl w:val="86A258BC"/>
    <w:lvl w:ilvl="0" w:tplc="1CD6A6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22E9F"/>
    <w:multiLevelType w:val="singleLevel"/>
    <w:tmpl w:val="418E5162"/>
    <w:lvl w:ilvl="0">
      <w:start w:val="7"/>
      <w:numFmt w:val="decimal"/>
      <w:lvlText w:val="%1."/>
      <w:lvlJc w:val="left"/>
      <w:pPr>
        <w:tabs>
          <w:tab w:val="num" w:pos="900"/>
        </w:tabs>
        <w:ind w:left="900" w:hanging="360"/>
      </w:pPr>
      <w:rPr>
        <w:rFonts w:hint="default"/>
      </w:rPr>
    </w:lvl>
  </w:abstractNum>
  <w:abstractNum w:abstractNumId="7" w15:restartNumberingAfterBreak="0">
    <w:nsid w:val="16877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432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522B2"/>
    <w:multiLevelType w:val="hybridMultilevel"/>
    <w:tmpl w:val="719CC658"/>
    <w:lvl w:ilvl="0" w:tplc="49D6F566">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E5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B94C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40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9D68A4"/>
    <w:multiLevelType w:val="hybridMultilevel"/>
    <w:tmpl w:val="D834F4EA"/>
    <w:lvl w:ilvl="0" w:tplc="49D6F566">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700C5"/>
    <w:multiLevelType w:val="hybridMultilevel"/>
    <w:tmpl w:val="13ACFB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83481"/>
    <w:multiLevelType w:val="singleLevel"/>
    <w:tmpl w:val="8444B562"/>
    <w:lvl w:ilvl="0">
      <w:start w:val="1"/>
      <w:numFmt w:val="decimal"/>
      <w:pStyle w:val="Spec1"/>
      <w:lvlText w:val="SPEC# %1."/>
      <w:lvlJc w:val="left"/>
      <w:pPr>
        <w:tabs>
          <w:tab w:val="num" w:pos="1224"/>
        </w:tabs>
        <w:ind w:left="1224" w:hanging="1224"/>
      </w:pPr>
      <w:rPr>
        <w:rFonts w:hint="default"/>
        <w:b/>
        <w:i/>
        <w:sz w:val="24"/>
      </w:rPr>
    </w:lvl>
  </w:abstractNum>
  <w:abstractNum w:abstractNumId="16" w15:restartNumberingAfterBreak="0">
    <w:nsid w:val="2EC4419D"/>
    <w:multiLevelType w:val="singleLevel"/>
    <w:tmpl w:val="6FA8EA8C"/>
    <w:lvl w:ilvl="0">
      <w:start w:val="1"/>
      <w:numFmt w:val="decimal"/>
      <w:lvlText w:val="%1."/>
      <w:lvlJc w:val="left"/>
      <w:pPr>
        <w:tabs>
          <w:tab w:val="num" w:pos="900"/>
        </w:tabs>
        <w:ind w:left="900" w:hanging="360"/>
      </w:pPr>
      <w:rPr>
        <w:rFonts w:hint="default"/>
      </w:rPr>
    </w:lvl>
  </w:abstractNum>
  <w:abstractNum w:abstractNumId="17" w15:restartNumberingAfterBreak="0">
    <w:nsid w:val="2FF748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275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507C8E"/>
    <w:multiLevelType w:val="hybridMultilevel"/>
    <w:tmpl w:val="E5EC3160"/>
    <w:lvl w:ilvl="0" w:tplc="536AA29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422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A2446C"/>
    <w:multiLevelType w:val="hybridMultilevel"/>
    <w:tmpl w:val="3D1CC3BA"/>
    <w:lvl w:ilvl="0" w:tplc="49D6F566">
      <w:start w:val="15"/>
      <w:numFmt w:val="bullet"/>
      <w:lvlText w:val="-"/>
      <w:lvlJc w:val="left"/>
      <w:pPr>
        <w:ind w:left="955" w:hanging="360"/>
      </w:pPr>
      <w:rPr>
        <w:rFonts w:ascii="Times New Roman" w:eastAsiaTheme="minorHAnsi" w:hAnsi="Times New Roman" w:cs="Times New Roman" w:hint="default"/>
      </w:rPr>
    </w:lvl>
    <w:lvl w:ilvl="1" w:tplc="04090003" w:tentative="1">
      <w:start w:val="1"/>
      <w:numFmt w:val="bullet"/>
      <w:lvlText w:val="o"/>
      <w:lvlJc w:val="left"/>
      <w:pPr>
        <w:ind w:left="1675" w:hanging="360"/>
      </w:pPr>
      <w:rPr>
        <w:rFonts w:ascii="Courier New" w:hAnsi="Courier New" w:cs="Courier New" w:hint="default"/>
      </w:rPr>
    </w:lvl>
    <w:lvl w:ilvl="2" w:tplc="04090005" w:tentative="1">
      <w:start w:val="1"/>
      <w:numFmt w:val="bullet"/>
      <w:lvlText w:val=""/>
      <w:lvlJc w:val="left"/>
      <w:pPr>
        <w:ind w:left="2395" w:hanging="360"/>
      </w:pPr>
      <w:rPr>
        <w:rFonts w:ascii="Wingdings" w:hAnsi="Wingdings" w:hint="default"/>
      </w:rPr>
    </w:lvl>
    <w:lvl w:ilvl="3" w:tplc="04090001" w:tentative="1">
      <w:start w:val="1"/>
      <w:numFmt w:val="bullet"/>
      <w:lvlText w:val=""/>
      <w:lvlJc w:val="left"/>
      <w:pPr>
        <w:ind w:left="3115" w:hanging="360"/>
      </w:pPr>
      <w:rPr>
        <w:rFonts w:ascii="Symbol" w:hAnsi="Symbol" w:hint="default"/>
      </w:rPr>
    </w:lvl>
    <w:lvl w:ilvl="4" w:tplc="04090003" w:tentative="1">
      <w:start w:val="1"/>
      <w:numFmt w:val="bullet"/>
      <w:lvlText w:val="o"/>
      <w:lvlJc w:val="left"/>
      <w:pPr>
        <w:ind w:left="3835" w:hanging="360"/>
      </w:pPr>
      <w:rPr>
        <w:rFonts w:ascii="Courier New" w:hAnsi="Courier New" w:cs="Courier New" w:hint="default"/>
      </w:rPr>
    </w:lvl>
    <w:lvl w:ilvl="5" w:tplc="04090005" w:tentative="1">
      <w:start w:val="1"/>
      <w:numFmt w:val="bullet"/>
      <w:lvlText w:val=""/>
      <w:lvlJc w:val="left"/>
      <w:pPr>
        <w:ind w:left="4555" w:hanging="360"/>
      </w:pPr>
      <w:rPr>
        <w:rFonts w:ascii="Wingdings" w:hAnsi="Wingdings" w:hint="default"/>
      </w:rPr>
    </w:lvl>
    <w:lvl w:ilvl="6" w:tplc="04090001" w:tentative="1">
      <w:start w:val="1"/>
      <w:numFmt w:val="bullet"/>
      <w:lvlText w:val=""/>
      <w:lvlJc w:val="left"/>
      <w:pPr>
        <w:ind w:left="5275" w:hanging="360"/>
      </w:pPr>
      <w:rPr>
        <w:rFonts w:ascii="Symbol" w:hAnsi="Symbol" w:hint="default"/>
      </w:rPr>
    </w:lvl>
    <w:lvl w:ilvl="7" w:tplc="04090003" w:tentative="1">
      <w:start w:val="1"/>
      <w:numFmt w:val="bullet"/>
      <w:lvlText w:val="o"/>
      <w:lvlJc w:val="left"/>
      <w:pPr>
        <w:ind w:left="5995" w:hanging="360"/>
      </w:pPr>
      <w:rPr>
        <w:rFonts w:ascii="Courier New" w:hAnsi="Courier New" w:cs="Courier New" w:hint="default"/>
      </w:rPr>
    </w:lvl>
    <w:lvl w:ilvl="8" w:tplc="04090005" w:tentative="1">
      <w:start w:val="1"/>
      <w:numFmt w:val="bullet"/>
      <w:lvlText w:val=""/>
      <w:lvlJc w:val="left"/>
      <w:pPr>
        <w:ind w:left="6715" w:hanging="360"/>
      </w:pPr>
      <w:rPr>
        <w:rFonts w:ascii="Wingdings" w:hAnsi="Wingdings" w:hint="default"/>
      </w:rPr>
    </w:lvl>
  </w:abstractNum>
  <w:abstractNum w:abstractNumId="22" w15:restartNumberingAfterBreak="0">
    <w:nsid w:val="45C60C00"/>
    <w:multiLevelType w:val="hybridMultilevel"/>
    <w:tmpl w:val="3ADA1128"/>
    <w:lvl w:ilvl="0" w:tplc="755E1D04">
      <w:start w:val="8"/>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7AE22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5F72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8E02EC"/>
    <w:multiLevelType w:val="hybridMultilevel"/>
    <w:tmpl w:val="09D0CBE2"/>
    <w:lvl w:ilvl="0" w:tplc="A9584424">
      <w:start w:val="2"/>
      <w:numFmt w:val="decimal"/>
      <w:lvlText w:val="%1.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6246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02D10D9"/>
    <w:multiLevelType w:val="multilevel"/>
    <w:tmpl w:val="4B5440F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15:restartNumberingAfterBreak="0">
    <w:nsid w:val="51126E34"/>
    <w:multiLevelType w:val="hybridMultilevel"/>
    <w:tmpl w:val="1A00CAF8"/>
    <w:lvl w:ilvl="0" w:tplc="04090007">
      <w:start w:val="1"/>
      <w:numFmt w:val="bullet"/>
      <w:lvlText w:val=""/>
      <w:lvlJc w:val="left"/>
      <w:pPr>
        <w:tabs>
          <w:tab w:val="num" w:pos="540"/>
        </w:tabs>
        <w:ind w:left="540" w:hanging="360"/>
      </w:pPr>
      <w:rPr>
        <w:rFonts w:ascii="Wingdings" w:hAnsi="Wingdings" w:hint="default"/>
        <w:sz w:val="16"/>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25B232D"/>
    <w:multiLevelType w:val="hybridMultilevel"/>
    <w:tmpl w:val="47D877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2C773A8"/>
    <w:multiLevelType w:val="singleLevel"/>
    <w:tmpl w:val="6FA8EA8C"/>
    <w:lvl w:ilvl="0">
      <w:start w:val="1"/>
      <w:numFmt w:val="decimal"/>
      <w:lvlText w:val="%1."/>
      <w:lvlJc w:val="left"/>
      <w:pPr>
        <w:tabs>
          <w:tab w:val="num" w:pos="900"/>
        </w:tabs>
        <w:ind w:left="900" w:hanging="360"/>
      </w:pPr>
      <w:rPr>
        <w:rFonts w:hint="default"/>
      </w:rPr>
    </w:lvl>
  </w:abstractNum>
  <w:abstractNum w:abstractNumId="31" w15:restartNumberingAfterBreak="0">
    <w:nsid w:val="57261BD6"/>
    <w:multiLevelType w:val="singleLevel"/>
    <w:tmpl w:val="FEC8F226"/>
    <w:lvl w:ilvl="0">
      <w:start w:val="1"/>
      <w:numFmt w:val="decimal"/>
      <w:pStyle w:val="Rqmt"/>
      <w:lvlText w:val="Rqmt# %1."/>
      <w:lvlJc w:val="left"/>
      <w:pPr>
        <w:tabs>
          <w:tab w:val="num" w:pos="1224"/>
        </w:tabs>
        <w:ind w:left="1224" w:hanging="1224"/>
      </w:pPr>
      <w:rPr>
        <w:b/>
        <w:i/>
        <w:sz w:val="24"/>
      </w:rPr>
    </w:lvl>
  </w:abstractNum>
  <w:abstractNum w:abstractNumId="32" w15:restartNumberingAfterBreak="0">
    <w:nsid w:val="5F6A2A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A82D68"/>
    <w:multiLevelType w:val="hybridMultilevel"/>
    <w:tmpl w:val="411C52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8AA0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98D03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672DDA"/>
    <w:multiLevelType w:val="singleLevel"/>
    <w:tmpl w:val="0D2476DC"/>
    <w:lvl w:ilvl="0">
      <w:start w:val="6"/>
      <w:numFmt w:val="decimal"/>
      <w:lvlText w:val="%1."/>
      <w:lvlJc w:val="left"/>
      <w:pPr>
        <w:tabs>
          <w:tab w:val="num" w:pos="900"/>
        </w:tabs>
        <w:ind w:left="900" w:hanging="360"/>
      </w:pPr>
      <w:rPr>
        <w:rFonts w:hint="default"/>
      </w:rPr>
    </w:lvl>
  </w:abstractNum>
  <w:abstractNum w:abstractNumId="37" w15:restartNumberingAfterBreak="0">
    <w:nsid w:val="6C6400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0A5B15"/>
    <w:multiLevelType w:val="hybridMultilevel"/>
    <w:tmpl w:val="F6781714"/>
    <w:lvl w:ilvl="0" w:tplc="488EFBF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763071"/>
    <w:multiLevelType w:val="hybridMultilevel"/>
    <w:tmpl w:val="3050F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5AF1A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AD33647"/>
    <w:multiLevelType w:val="hybridMultilevel"/>
    <w:tmpl w:val="DBD8947A"/>
    <w:lvl w:ilvl="0" w:tplc="5B9CE418">
      <w:start w:val="12"/>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784D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FD3B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6B4269"/>
    <w:multiLevelType w:val="hybridMultilevel"/>
    <w:tmpl w:val="CEC8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4914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FE1432"/>
    <w:multiLevelType w:val="hybridMultilevel"/>
    <w:tmpl w:val="CF6626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
    <w:abstractNumId w:val="7"/>
  </w:num>
  <w:num w:numId="3">
    <w:abstractNumId w:val="7"/>
  </w:num>
  <w:num w:numId="4">
    <w:abstractNumId w:val="31"/>
  </w:num>
  <w:num w:numId="5">
    <w:abstractNumId w:val="4"/>
  </w:num>
  <w:num w:numId="6">
    <w:abstractNumId w:val="15"/>
  </w:num>
  <w:num w:numId="7">
    <w:abstractNumId w:val="30"/>
  </w:num>
  <w:num w:numId="8">
    <w:abstractNumId w:val="28"/>
  </w:num>
  <w:num w:numId="9">
    <w:abstractNumId w:val="46"/>
  </w:num>
  <w:num w:numId="10">
    <w:abstractNumId w:val="36"/>
  </w:num>
  <w:num w:numId="11">
    <w:abstractNumId w:val="6"/>
  </w:num>
  <w:num w:numId="12">
    <w:abstractNumId w:val="38"/>
  </w:num>
  <w:num w:numId="13">
    <w:abstractNumId w:val="5"/>
  </w:num>
  <w:num w:numId="14">
    <w:abstractNumId w:val="19"/>
  </w:num>
  <w:num w:numId="15">
    <w:abstractNumId w:val="22"/>
  </w:num>
  <w:num w:numId="16">
    <w:abstractNumId w:val="27"/>
  </w:num>
  <w:num w:numId="17">
    <w:abstractNumId w:val="13"/>
  </w:num>
  <w:num w:numId="18">
    <w:abstractNumId w:val="21"/>
  </w:num>
  <w:num w:numId="19">
    <w:abstractNumId w:val="9"/>
  </w:num>
  <w:num w:numId="20">
    <w:abstractNumId w:val="3"/>
  </w:num>
  <w:num w:numId="21">
    <w:abstractNumId w:val="1"/>
  </w:num>
  <w:num w:numId="22">
    <w:abstractNumId w:val="41"/>
  </w:num>
  <w:num w:numId="23">
    <w:abstractNumId w:val="16"/>
  </w:num>
  <w:num w:numId="24">
    <w:abstractNumId w:val="40"/>
  </w:num>
  <w:num w:numId="25">
    <w:abstractNumId w:val="35"/>
  </w:num>
  <w:num w:numId="26">
    <w:abstractNumId w:val="42"/>
  </w:num>
  <w:num w:numId="27">
    <w:abstractNumId w:val="24"/>
  </w:num>
  <w:num w:numId="28">
    <w:abstractNumId w:val="43"/>
  </w:num>
  <w:num w:numId="29">
    <w:abstractNumId w:val="11"/>
  </w:num>
  <w:num w:numId="30">
    <w:abstractNumId w:val="34"/>
  </w:num>
  <w:num w:numId="31">
    <w:abstractNumId w:val="37"/>
  </w:num>
  <w:num w:numId="32">
    <w:abstractNumId w:val="2"/>
  </w:num>
  <w:num w:numId="33">
    <w:abstractNumId w:val="26"/>
  </w:num>
  <w:num w:numId="34">
    <w:abstractNumId w:val="8"/>
  </w:num>
  <w:num w:numId="35">
    <w:abstractNumId w:val="12"/>
  </w:num>
  <w:num w:numId="36">
    <w:abstractNumId w:val="10"/>
  </w:num>
  <w:num w:numId="37">
    <w:abstractNumId w:val="20"/>
  </w:num>
  <w:num w:numId="38">
    <w:abstractNumId w:val="23"/>
  </w:num>
  <w:num w:numId="39">
    <w:abstractNumId w:val="18"/>
  </w:num>
  <w:num w:numId="40">
    <w:abstractNumId w:val="45"/>
  </w:num>
  <w:num w:numId="41">
    <w:abstractNumId w:val="17"/>
  </w:num>
  <w:num w:numId="42">
    <w:abstractNumId w:val="32"/>
  </w:num>
  <w:num w:numId="43">
    <w:abstractNumId w:val="14"/>
  </w:num>
  <w:num w:numId="44">
    <w:abstractNumId w:val="29"/>
  </w:num>
  <w:num w:numId="45">
    <w:abstractNumId w:val="39"/>
  </w:num>
  <w:num w:numId="46">
    <w:abstractNumId w:val="33"/>
  </w:num>
  <w:num w:numId="47">
    <w:abstractNumId w:val="44"/>
  </w:num>
  <w:num w:numId="48">
    <w:abstractNumId w:val="25"/>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hyte, Tony [Non-Ortho]">
    <w15:presenceInfo w15:providerId="AD" w15:userId="S::tony.whyte3@orthoclinicaldiagnostics.com::a4508d44-244d-4ca0-b5ef-9a6d2927c0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linkStyles/>
  <w:trackRevisions/>
  <w:defaultTabStop w:val="72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33B0"/>
    <w:rsid w:val="00001685"/>
    <w:rsid w:val="000023AC"/>
    <w:rsid w:val="00004A40"/>
    <w:rsid w:val="00006B03"/>
    <w:rsid w:val="00011156"/>
    <w:rsid w:val="0001354D"/>
    <w:rsid w:val="000142A5"/>
    <w:rsid w:val="00014739"/>
    <w:rsid w:val="00014CD3"/>
    <w:rsid w:val="00020233"/>
    <w:rsid w:val="00021F2F"/>
    <w:rsid w:val="00023B96"/>
    <w:rsid w:val="00024C72"/>
    <w:rsid w:val="00025D0F"/>
    <w:rsid w:val="000262BC"/>
    <w:rsid w:val="0002716C"/>
    <w:rsid w:val="0003159F"/>
    <w:rsid w:val="00032D8F"/>
    <w:rsid w:val="00033C28"/>
    <w:rsid w:val="000353C7"/>
    <w:rsid w:val="00035776"/>
    <w:rsid w:val="00035E44"/>
    <w:rsid w:val="00036674"/>
    <w:rsid w:val="00040CCF"/>
    <w:rsid w:val="00043997"/>
    <w:rsid w:val="000439EA"/>
    <w:rsid w:val="00043F51"/>
    <w:rsid w:val="00045BC3"/>
    <w:rsid w:val="0004653A"/>
    <w:rsid w:val="00053D0F"/>
    <w:rsid w:val="00055F4A"/>
    <w:rsid w:val="00057C0F"/>
    <w:rsid w:val="00057CAF"/>
    <w:rsid w:val="0006059E"/>
    <w:rsid w:val="00061345"/>
    <w:rsid w:val="00062654"/>
    <w:rsid w:val="00062C09"/>
    <w:rsid w:val="00070E6E"/>
    <w:rsid w:val="0007573C"/>
    <w:rsid w:val="00075F21"/>
    <w:rsid w:val="00083123"/>
    <w:rsid w:val="0008377D"/>
    <w:rsid w:val="00086E14"/>
    <w:rsid w:val="0009456D"/>
    <w:rsid w:val="00094C4A"/>
    <w:rsid w:val="00096051"/>
    <w:rsid w:val="000975FD"/>
    <w:rsid w:val="00097647"/>
    <w:rsid w:val="000A0CD7"/>
    <w:rsid w:val="000A1D49"/>
    <w:rsid w:val="000A2590"/>
    <w:rsid w:val="000A5554"/>
    <w:rsid w:val="000B1F7E"/>
    <w:rsid w:val="000B363C"/>
    <w:rsid w:val="000B4A5C"/>
    <w:rsid w:val="000B4C99"/>
    <w:rsid w:val="000B4F5A"/>
    <w:rsid w:val="000B4FD4"/>
    <w:rsid w:val="000B5820"/>
    <w:rsid w:val="000B68AA"/>
    <w:rsid w:val="000C0F79"/>
    <w:rsid w:val="000C107C"/>
    <w:rsid w:val="000C1FF3"/>
    <w:rsid w:val="000C51AD"/>
    <w:rsid w:val="000C773B"/>
    <w:rsid w:val="000C7E99"/>
    <w:rsid w:val="000D246C"/>
    <w:rsid w:val="000D7061"/>
    <w:rsid w:val="000D7F4B"/>
    <w:rsid w:val="000E44A1"/>
    <w:rsid w:val="000E56F6"/>
    <w:rsid w:val="000E7F4D"/>
    <w:rsid w:val="000F3C2C"/>
    <w:rsid w:val="000F3CD6"/>
    <w:rsid w:val="000F3EA0"/>
    <w:rsid w:val="000F4F93"/>
    <w:rsid w:val="000F6770"/>
    <w:rsid w:val="000F6DAF"/>
    <w:rsid w:val="000F7C37"/>
    <w:rsid w:val="00107084"/>
    <w:rsid w:val="00107C1E"/>
    <w:rsid w:val="0011011E"/>
    <w:rsid w:val="00110DA0"/>
    <w:rsid w:val="0011272A"/>
    <w:rsid w:val="00116F29"/>
    <w:rsid w:val="00123C56"/>
    <w:rsid w:val="00123DB7"/>
    <w:rsid w:val="0013097E"/>
    <w:rsid w:val="001316FA"/>
    <w:rsid w:val="00131E81"/>
    <w:rsid w:val="00131EA8"/>
    <w:rsid w:val="001332D1"/>
    <w:rsid w:val="00134677"/>
    <w:rsid w:val="00135696"/>
    <w:rsid w:val="00135B65"/>
    <w:rsid w:val="00136E87"/>
    <w:rsid w:val="00137790"/>
    <w:rsid w:val="00140CA6"/>
    <w:rsid w:val="00141AA0"/>
    <w:rsid w:val="00143916"/>
    <w:rsid w:val="00146639"/>
    <w:rsid w:val="00151A14"/>
    <w:rsid w:val="00153606"/>
    <w:rsid w:val="00153E13"/>
    <w:rsid w:val="00155845"/>
    <w:rsid w:val="001563BA"/>
    <w:rsid w:val="00157622"/>
    <w:rsid w:val="00160B25"/>
    <w:rsid w:val="00160F67"/>
    <w:rsid w:val="00161479"/>
    <w:rsid w:val="00162844"/>
    <w:rsid w:val="0016396D"/>
    <w:rsid w:val="00163B5E"/>
    <w:rsid w:val="001650B8"/>
    <w:rsid w:val="001710C7"/>
    <w:rsid w:val="00171178"/>
    <w:rsid w:val="001718A5"/>
    <w:rsid w:val="00173C2F"/>
    <w:rsid w:val="00175A55"/>
    <w:rsid w:val="00175DE4"/>
    <w:rsid w:val="001805CE"/>
    <w:rsid w:val="0018153F"/>
    <w:rsid w:val="00181F62"/>
    <w:rsid w:val="001872BE"/>
    <w:rsid w:val="001900D3"/>
    <w:rsid w:val="001917C0"/>
    <w:rsid w:val="00194C30"/>
    <w:rsid w:val="00194E47"/>
    <w:rsid w:val="0019528C"/>
    <w:rsid w:val="00196771"/>
    <w:rsid w:val="001A07FD"/>
    <w:rsid w:val="001A1FCA"/>
    <w:rsid w:val="001A52C2"/>
    <w:rsid w:val="001B107E"/>
    <w:rsid w:val="001B153C"/>
    <w:rsid w:val="001B211F"/>
    <w:rsid w:val="001B33F7"/>
    <w:rsid w:val="001B3442"/>
    <w:rsid w:val="001C2830"/>
    <w:rsid w:val="001C4EC8"/>
    <w:rsid w:val="001C5D00"/>
    <w:rsid w:val="001D044E"/>
    <w:rsid w:val="001D2109"/>
    <w:rsid w:val="001E22FB"/>
    <w:rsid w:val="001E34FA"/>
    <w:rsid w:val="001E382F"/>
    <w:rsid w:val="001E4365"/>
    <w:rsid w:val="001E5A93"/>
    <w:rsid w:val="001F11E1"/>
    <w:rsid w:val="0020328D"/>
    <w:rsid w:val="00206651"/>
    <w:rsid w:val="002066AF"/>
    <w:rsid w:val="00207F80"/>
    <w:rsid w:val="002105F9"/>
    <w:rsid w:val="00210E68"/>
    <w:rsid w:val="00211337"/>
    <w:rsid w:val="00211653"/>
    <w:rsid w:val="002127E8"/>
    <w:rsid w:val="00212B1F"/>
    <w:rsid w:val="0021408A"/>
    <w:rsid w:val="00214288"/>
    <w:rsid w:val="002168DE"/>
    <w:rsid w:val="002214F9"/>
    <w:rsid w:val="002246B9"/>
    <w:rsid w:val="00226684"/>
    <w:rsid w:val="00226FBD"/>
    <w:rsid w:val="00227FC3"/>
    <w:rsid w:val="0023402C"/>
    <w:rsid w:val="002356C5"/>
    <w:rsid w:val="00240AE0"/>
    <w:rsid w:val="00242073"/>
    <w:rsid w:val="00243069"/>
    <w:rsid w:val="00244636"/>
    <w:rsid w:val="002457EB"/>
    <w:rsid w:val="00245C88"/>
    <w:rsid w:val="00247214"/>
    <w:rsid w:val="002521F5"/>
    <w:rsid w:val="002532A5"/>
    <w:rsid w:val="00253525"/>
    <w:rsid w:val="0025383A"/>
    <w:rsid w:val="00254EFE"/>
    <w:rsid w:val="0025581A"/>
    <w:rsid w:val="002558F2"/>
    <w:rsid w:val="0026159E"/>
    <w:rsid w:val="002619F5"/>
    <w:rsid w:val="00261D52"/>
    <w:rsid w:val="00262260"/>
    <w:rsid w:val="002622D7"/>
    <w:rsid w:val="0026311F"/>
    <w:rsid w:val="002634B3"/>
    <w:rsid w:val="002640CE"/>
    <w:rsid w:val="00265EDE"/>
    <w:rsid w:val="002703D1"/>
    <w:rsid w:val="00271937"/>
    <w:rsid w:val="0027480C"/>
    <w:rsid w:val="00274B52"/>
    <w:rsid w:val="00276732"/>
    <w:rsid w:val="00276B6C"/>
    <w:rsid w:val="00282584"/>
    <w:rsid w:val="00282AFD"/>
    <w:rsid w:val="00285388"/>
    <w:rsid w:val="002939B8"/>
    <w:rsid w:val="00294FDB"/>
    <w:rsid w:val="00296E5D"/>
    <w:rsid w:val="0029746E"/>
    <w:rsid w:val="002A08AF"/>
    <w:rsid w:val="002A1A8E"/>
    <w:rsid w:val="002A1E85"/>
    <w:rsid w:val="002A2A31"/>
    <w:rsid w:val="002A410B"/>
    <w:rsid w:val="002A4113"/>
    <w:rsid w:val="002A4410"/>
    <w:rsid w:val="002A4FB3"/>
    <w:rsid w:val="002A75E0"/>
    <w:rsid w:val="002B0225"/>
    <w:rsid w:val="002B3B41"/>
    <w:rsid w:val="002B41AE"/>
    <w:rsid w:val="002B4C3F"/>
    <w:rsid w:val="002B505C"/>
    <w:rsid w:val="002B5399"/>
    <w:rsid w:val="002B6A42"/>
    <w:rsid w:val="002B7EF9"/>
    <w:rsid w:val="002C06AA"/>
    <w:rsid w:val="002C0D20"/>
    <w:rsid w:val="002C0D48"/>
    <w:rsid w:val="002C42A2"/>
    <w:rsid w:val="002C58C8"/>
    <w:rsid w:val="002C7B65"/>
    <w:rsid w:val="002D07A8"/>
    <w:rsid w:val="002D2361"/>
    <w:rsid w:val="002D3E7D"/>
    <w:rsid w:val="002D512B"/>
    <w:rsid w:val="002D57C3"/>
    <w:rsid w:val="002D6856"/>
    <w:rsid w:val="002E00A2"/>
    <w:rsid w:val="002E42A5"/>
    <w:rsid w:val="002E45A0"/>
    <w:rsid w:val="002E4A15"/>
    <w:rsid w:val="002E4F59"/>
    <w:rsid w:val="002F1228"/>
    <w:rsid w:val="002F1474"/>
    <w:rsid w:val="002F21EA"/>
    <w:rsid w:val="00300A19"/>
    <w:rsid w:val="00301201"/>
    <w:rsid w:val="00303E18"/>
    <w:rsid w:val="00304BB2"/>
    <w:rsid w:val="003056DE"/>
    <w:rsid w:val="0030648F"/>
    <w:rsid w:val="003067A2"/>
    <w:rsid w:val="003074C8"/>
    <w:rsid w:val="00307B11"/>
    <w:rsid w:val="00307CAC"/>
    <w:rsid w:val="0031111D"/>
    <w:rsid w:val="00311456"/>
    <w:rsid w:val="00311CB5"/>
    <w:rsid w:val="00313DF4"/>
    <w:rsid w:val="003228BA"/>
    <w:rsid w:val="0032651B"/>
    <w:rsid w:val="00326DEF"/>
    <w:rsid w:val="00326E31"/>
    <w:rsid w:val="0032745D"/>
    <w:rsid w:val="00331ED2"/>
    <w:rsid w:val="00332CFD"/>
    <w:rsid w:val="00336A04"/>
    <w:rsid w:val="0033734E"/>
    <w:rsid w:val="00337AC1"/>
    <w:rsid w:val="00340135"/>
    <w:rsid w:val="003410A1"/>
    <w:rsid w:val="003423F8"/>
    <w:rsid w:val="0034336B"/>
    <w:rsid w:val="00345245"/>
    <w:rsid w:val="0034694B"/>
    <w:rsid w:val="00350910"/>
    <w:rsid w:val="00354F1A"/>
    <w:rsid w:val="00356884"/>
    <w:rsid w:val="0036131F"/>
    <w:rsid w:val="0036303B"/>
    <w:rsid w:val="0036441F"/>
    <w:rsid w:val="003671AC"/>
    <w:rsid w:val="00371251"/>
    <w:rsid w:val="00372618"/>
    <w:rsid w:val="00372864"/>
    <w:rsid w:val="0037389B"/>
    <w:rsid w:val="003750F1"/>
    <w:rsid w:val="00375EC9"/>
    <w:rsid w:val="00376F20"/>
    <w:rsid w:val="00383F3F"/>
    <w:rsid w:val="00383FEE"/>
    <w:rsid w:val="00386084"/>
    <w:rsid w:val="00386C47"/>
    <w:rsid w:val="00387F39"/>
    <w:rsid w:val="00391632"/>
    <w:rsid w:val="003933A3"/>
    <w:rsid w:val="00396932"/>
    <w:rsid w:val="00396F34"/>
    <w:rsid w:val="003A2374"/>
    <w:rsid w:val="003A357C"/>
    <w:rsid w:val="003A4687"/>
    <w:rsid w:val="003A6894"/>
    <w:rsid w:val="003A6D8B"/>
    <w:rsid w:val="003A7968"/>
    <w:rsid w:val="003B016E"/>
    <w:rsid w:val="003B15D4"/>
    <w:rsid w:val="003B39BF"/>
    <w:rsid w:val="003B6377"/>
    <w:rsid w:val="003B6896"/>
    <w:rsid w:val="003B7F95"/>
    <w:rsid w:val="003C132A"/>
    <w:rsid w:val="003C2CFA"/>
    <w:rsid w:val="003C3F0E"/>
    <w:rsid w:val="003C3F2A"/>
    <w:rsid w:val="003C73A1"/>
    <w:rsid w:val="003C7B76"/>
    <w:rsid w:val="003D0126"/>
    <w:rsid w:val="003D6268"/>
    <w:rsid w:val="003D6293"/>
    <w:rsid w:val="003E0EA9"/>
    <w:rsid w:val="003E220D"/>
    <w:rsid w:val="003E4A85"/>
    <w:rsid w:val="003E6DD5"/>
    <w:rsid w:val="003F1F9E"/>
    <w:rsid w:val="004000A4"/>
    <w:rsid w:val="004007E0"/>
    <w:rsid w:val="00401983"/>
    <w:rsid w:val="00401C9D"/>
    <w:rsid w:val="004028CA"/>
    <w:rsid w:val="0040291D"/>
    <w:rsid w:val="00403BB1"/>
    <w:rsid w:val="00410290"/>
    <w:rsid w:val="00413495"/>
    <w:rsid w:val="00413FE3"/>
    <w:rsid w:val="00414231"/>
    <w:rsid w:val="00416BD5"/>
    <w:rsid w:val="00417AF6"/>
    <w:rsid w:val="00421179"/>
    <w:rsid w:val="00421D0B"/>
    <w:rsid w:val="0042307E"/>
    <w:rsid w:val="00423EC8"/>
    <w:rsid w:val="00425F75"/>
    <w:rsid w:val="00432FD3"/>
    <w:rsid w:val="00433616"/>
    <w:rsid w:val="004357D6"/>
    <w:rsid w:val="00435A96"/>
    <w:rsid w:val="00435DF0"/>
    <w:rsid w:val="0043735F"/>
    <w:rsid w:val="004421F9"/>
    <w:rsid w:val="00443CED"/>
    <w:rsid w:val="00446029"/>
    <w:rsid w:val="0044784A"/>
    <w:rsid w:val="004511C6"/>
    <w:rsid w:val="00453F03"/>
    <w:rsid w:val="00454A8B"/>
    <w:rsid w:val="00455BEA"/>
    <w:rsid w:val="004560B6"/>
    <w:rsid w:val="00456557"/>
    <w:rsid w:val="00457805"/>
    <w:rsid w:val="00457BB2"/>
    <w:rsid w:val="00460022"/>
    <w:rsid w:val="004647D7"/>
    <w:rsid w:val="00471E71"/>
    <w:rsid w:val="004734F4"/>
    <w:rsid w:val="00475BBB"/>
    <w:rsid w:val="0048012A"/>
    <w:rsid w:val="00481CC3"/>
    <w:rsid w:val="0048256C"/>
    <w:rsid w:val="00483394"/>
    <w:rsid w:val="00485BDC"/>
    <w:rsid w:val="00486957"/>
    <w:rsid w:val="00492077"/>
    <w:rsid w:val="004922A2"/>
    <w:rsid w:val="004924AB"/>
    <w:rsid w:val="00494FF7"/>
    <w:rsid w:val="00497B2B"/>
    <w:rsid w:val="004A0E38"/>
    <w:rsid w:val="004A1677"/>
    <w:rsid w:val="004A772F"/>
    <w:rsid w:val="004B1084"/>
    <w:rsid w:val="004B4587"/>
    <w:rsid w:val="004B4C00"/>
    <w:rsid w:val="004B5650"/>
    <w:rsid w:val="004B7446"/>
    <w:rsid w:val="004B7B18"/>
    <w:rsid w:val="004C1401"/>
    <w:rsid w:val="004C15B6"/>
    <w:rsid w:val="004C28B9"/>
    <w:rsid w:val="004C4F89"/>
    <w:rsid w:val="004C78D1"/>
    <w:rsid w:val="004D0168"/>
    <w:rsid w:val="004D0AEA"/>
    <w:rsid w:val="004D1796"/>
    <w:rsid w:val="004D1FC3"/>
    <w:rsid w:val="004D2736"/>
    <w:rsid w:val="004D387A"/>
    <w:rsid w:val="004D4939"/>
    <w:rsid w:val="004E04CF"/>
    <w:rsid w:val="004E1544"/>
    <w:rsid w:val="004E1567"/>
    <w:rsid w:val="004E2040"/>
    <w:rsid w:val="004E239D"/>
    <w:rsid w:val="004E253A"/>
    <w:rsid w:val="004E2B1F"/>
    <w:rsid w:val="004E42A4"/>
    <w:rsid w:val="004F0878"/>
    <w:rsid w:val="004F11FF"/>
    <w:rsid w:val="004F1CEE"/>
    <w:rsid w:val="004F24CA"/>
    <w:rsid w:val="00500500"/>
    <w:rsid w:val="005037EB"/>
    <w:rsid w:val="00505B6A"/>
    <w:rsid w:val="00506A64"/>
    <w:rsid w:val="00507DFD"/>
    <w:rsid w:val="00510150"/>
    <w:rsid w:val="00511A5E"/>
    <w:rsid w:val="00514385"/>
    <w:rsid w:val="00516C5E"/>
    <w:rsid w:val="00517214"/>
    <w:rsid w:val="005173B1"/>
    <w:rsid w:val="00517FA3"/>
    <w:rsid w:val="00522E2D"/>
    <w:rsid w:val="00523EDB"/>
    <w:rsid w:val="00524795"/>
    <w:rsid w:val="00534181"/>
    <w:rsid w:val="005371DE"/>
    <w:rsid w:val="005403F4"/>
    <w:rsid w:val="00540685"/>
    <w:rsid w:val="005416F6"/>
    <w:rsid w:val="00541EEA"/>
    <w:rsid w:val="00542D5A"/>
    <w:rsid w:val="00545FBC"/>
    <w:rsid w:val="00554E01"/>
    <w:rsid w:val="00557059"/>
    <w:rsid w:val="005577FD"/>
    <w:rsid w:val="00560E18"/>
    <w:rsid w:val="005627BA"/>
    <w:rsid w:val="00564D38"/>
    <w:rsid w:val="005667B6"/>
    <w:rsid w:val="00566AE1"/>
    <w:rsid w:val="005707C2"/>
    <w:rsid w:val="00571695"/>
    <w:rsid w:val="00571969"/>
    <w:rsid w:val="00571E0B"/>
    <w:rsid w:val="00571EB5"/>
    <w:rsid w:val="00572467"/>
    <w:rsid w:val="00572DE0"/>
    <w:rsid w:val="00576AD3"/>
    <w:rsid w:val="0058796F"/>
    <w:rsid w:val="0059031B"/>
    <w:rsid w:val="00590FB2"/>
    <w:rsid w:val="005924A0"/>
    <w:rsid w:val="0059651C"/>
    <w:rsid w:val="00597A85"/>
    <w:rsid w:val="005A0E8B"/>
    <w:rsid w:val="005A12C5"/>
    <w:rsid w:val="005A33EE"/>
    <w:rsid w:val="005A615C"/>
    <w:rsid w:val="005A75E0"/>
    <w:rsid w:val="005A7FCA"/>
    <w:rsid w:val="005B0C9C"/>
    <w:rsid w:val="005B39EF"/>
    <w:rsid w:val="005B54AE"/>
    <w:rsid w:val="005B59AD"/>
    <w:rsid w:val="005C2F79"/>
    <w:rsid w:val="005C62EA"/>
    <w:rsid w:val="005D1545"/>
    <w:rsid w:val="005D2881"/>
    <w:rsid w:val="005D5A26"/>
    <w:rsid w:val="005E1F83"/>
    <w:rsid w:val="005E266D"/>
    <w:rsid w:val="005E39A3"/>
    <w:rsid w:val="005E5769"/>
    <w:rsid w:val="005E61CA"/>
    <w:rsid w:val="005F0A61"/>
    <w:rsid w:val="005F2D81"/>
    <w:rsid w:val="005F637F"/>
    <w:rsid w:val="005F6BED"/>
    <w:rsid w:val="005F7E66"/>
    <w:rsid w:val="00600572"/>
    <w:rsid w:val="00601427"/>
    <w:rsid w:val="00603FC0"/>
    <w:rsid w:val="006045B5"/>
    <w:rsid w:val="0060625D"/>
    <w:rsid w:val="00607A31"/>
    <w:rsid w:val="006119A2"/>
    <w:rsid w:val="0061259A"/>
    <w:rsid w:val="006161D5"/>
    <w:rsid w:val="00627525"/>
    <w:rsid w:val="00633C49"/>
    <w:rsid w:val="0063430E"/>
    <w:rsid w:val="006353C2"/>
    <w:rsid w:val="00636A6F"/>
    <w:rsid w:val="0064048C"/>
    <w:rsid w:val="00643DD2"/>
    <w:rsid w:val="006459EE"/>
    <w:rsid w:val="00645E15"/>
    <w:rsid w:val="006463A3"/>
    <w:rsid w:val="0064733B"/>
    <w:rsid w:val="00652226"/>
    <w:rsid w:val="00654F44"/>
    <w:rsid w:val="006574DE"/>
    <w:rsid w:val="00660F37"/>
    <w:rsid w:val="0066332E"/>
    <w:rsid w:val="00664E2C"/>
    <w:rsid w:val="00665916"/>
    <w:rsid w:val="00667F09"/>
    <w:rsid w:val="00677093"/>
    <w:rsid w:val="00677E67"/>
    <w:rsid w:val="00681007"/>
    <w:rsid w:val="006872D3"/>
    <w:rsid w:val="00692AF0"/>
    <w:rsid w:val="00694990"/>
    <w:rsid w:val="00694A10"/>
    <w:rsid w:val="006959D3"/>
    <w:rsid w:val="00695F02"/>
    <w:rsid w:val="006973AE"/>
    <w:rsid w:val="006A7896"/>
    <w:rsid w:val="006A7A7E"/>
    <w:rsid w:val="006A7BFF"/>
    <w:rsid w:val="006B0ABA"/>
    <w:rsid w:val="006B3586"/>
    <w:rsid w:val="006B4C4A"/>
    <w:rsid w:val="006B73B9"/>
    <w:rsid w:val="006C1631"/>
    <w:rsid w:val="006C21F7"/>
    <w:rsid w:val="006C27F3"/>
    <w:rsid w:val="006C3D69"/>
    <w:rsid w:val="006C662C"/>
    <w:rsid w:val="006C7697"/>
    <w:rsid w:val="006C7C77"/>
    <w:rsid w:val="006D05A3"/>
    <w:rsid w:val="006D074A"/>
    <w:rsid w:val="006D3E85"/>
    <w:rsid w:val="006E03C9"/>
    <w:rsid w:val="006E0B6C"/>
    <w:rsid w:val="006E11B0"/>
    <w:rsid w:val="006E229A"/>
    <w:rsid w:val="006E35A1"/>
    <w:rsid w:val="006E4106"/>
    <w:rsid w:val="006E49BE"/>
    <w:rsid w:val="006E531E"/>
    <w:rsid w:val="006E638D"/>
    <w:rsid w:val="006E6725"/>
    <w:rsid w:val="006E6AAB"/>
    <w:rsid w:val="006E6E05"/>
    <w:rsid w:val="006F152B"/>
    <w:rsid w:val="006F1EDF"/>
    <w:rsid w:val="006F22C7"/>
    <w:rsid w:val="006F2B23"/>
    <w:rsid w:val="006F343C"/>
    <w:rsid w:val="006F412D"/>
    <w:rsid w:val="006F4379"/>
    <w:rsid w:val="006F6155"/>
    <w:rsid w:val="006F7F5D"/>
    <w:rsid w:val="0070053A"/>
    <w:rsid w:val="00700FC3"/>
    <w:rsid w:val="00703704"/>
    <w:rsid w:val="0070566B"/>
    <w:rsid w:val="0070580C"/>
    <w:rsid w:val="007107AD"/>
    <w:rsid w:val="00710F93"/>
    <w:rsid w:val="00713FB1"/>
    <w:rsid w:val="0071559D"/>
    <w:rsid w:val="00717624"/>
    <w:rsid w:val="007200C6"/>
    <w:rsid w:val="00720372"/>
    <w:rsid w:val="00720875"/>
    <w:rsid w:val="00720CE1"/>
    <w:rsid w:val="00723622"/>
    <w:rsid w:val="00723893"/>
    <w:rsid w:val="007243DB"/>
    <w:rsid w:val="00724E53"/>
    <w:rsid w:val="0072685A"/>
    <w:rsid w:val="00727F25"/>
    <w:rsid w:val="007309D7"/>
    <w:rsid w:val="00732045"/>
    <w:rsid w:val="0073378A"/>
    <w:rsid w:val="00736598"/>
    <w:rsid w:val="00740821"/>
    <w:rsid w:val="00742239"/>
    <w:rsid w:val="0074385B"/>
    <w:rsid w:val="00744055"/>
    <w:rsid w:val="00744425"/>
    <w:rsid w:val="00745308"/>
    <w:rsid w:val="00751BCC"/>
    <w:rsid w:val="00752CF2"/>
    <w:rsid w:val="00753FC3"/>
    <w:rsid w:val="00755A23"/>
    <w:rsid w:val="00757367"/>
    <w:rsid w:val="00757540"/>
    <w:rsid w:val="00760E1A"/>
    <w:rsid w:val="00761F5E"/>
    <w:rsid w:val="00762E97"/>
    <w:rsid w:val="00764012"/>
    <w:rsid w:val="00764537"/>
    <w:rsid w:val="00765685"/>
    <w:rsid w:val="00767264"/>
    <w:rsid w:val="007714C6"/>
    <w:rsid w:val="007743D8"/>
    <w:rsid w:val="00775182"/>
    <w:rsid w:val="00776E92"/>
    <w:rsid w:val="0078379C"/>
    <w:rsid w:val="00786CCB"/>
    <w:rsid w:val="007910FB"/>
    <w:rsid w:val="00792B76"/>
    <w:rsid w:val="00794733"/>
    <w:rsid w:val="00795889"/>
    <w:rsid w:val="00797DFF"/>
    <w:rsid w:val="007A1854"/>
    <w:rsid w:val="007A2A04"/>
    <w:rsid w:val="007A42F1"/>
    <w:rsid w:val="007A4670"/>
    <w:rsid w:val="007A491D"/>
    <w:rsid w:val="007A5420"/>
    <w:rsid w:val="007A5BD0"/>
    <w:rsid w:val="007A5E53"/>
    <w:rsid w:val="007A7318"/>
    <w:rsid w:val="007B1CF5"/>
    <w:rsid w:val="007B338C"/>
    <w:rsid w:val="007B37F6"/>
    <w:rsid w:val="007B3EA1"/>
    <w:rsid w:val="007B4E8A"/>
    <w:rsid w:val="007B63F5"/>
    <w:rsid w:val="007B6F54"/>
    <w:rsid w:val="007C1449"/>
    <w:rsid w:val="007C1EC1"/>
    <w:rsid w:val="007C269A"/>
    <w:rsid w:val="007C26FA"/>
    <w:rsid w:val="007C4E29"/>
    <w:rsid w:val="007C4FEB"/>
    <w:rsid w:val="007C62B4"/>
    <w:rsid w:val="007C66D9"/>
    <w:rsid w:val="007C680A"/>
    <w:rsid w:val="007C7074"/>
    <w:rsid w:val="007C77EE"/>
    <w:rsid w:val="007D364C"/>
    <w:rsid w:val="007D6673"/>
    <w:rsid w:val="007D6D9D"/>
    <w:rsid w:val="007D71D1"/>
    <w:rsid w:val="007D77FD"/>
    <w:rsid w:val="007E122E"/>
    <w:rsid w:val="007E1D07"/>
    <w:rsid w:val="007E2E86"/>
    <w:rsid w:val="007E350F"/>
    <w:rsid w:val="007E3932"/>
    <w:rsid w:val="007F1AA3"/>
    <w:rsid w:val="007F26E9"/>
    <w:rsid w:val="007F3032"/>
    <w:rsid w:val="007F4A64"/>
    <w:rsid w:val="007F56E1"/>
    <w:rsid w:val="008018AD"/>
    <w:rsid w:val="00802252"/>
    <w:rsid w:val="00806E5C"/>
    <w:rsid w:val="00806E93"/>
    <w:rsid w:val="00810ECE"/>
    <w:rsid w:val="008117C8"/>
    <w:rsid w:val="008129BD"/>
    <w:rsid w:val="00812EE0"/>
    <w:rsid w:val="00814058"/>
    <w:rsid w:val="00814A0D"/>
    <w:rsid w:val="00814B1A"/>
    <w:rsid w:val="00816486"/>
    <w:rsid w:val="00820FDE"/>
    <w:rsid w:val="00821FAF"/>
    <w:rsid w:val="0082228B"/>
    <w:rsid w:val="00824396"/>
    <w:rsid w:val="0083061E"/>
    <w:rsid w:val="008311BF"/>
    <w:rsid w:val="008328D3"/>
    <w:rsid w:val="00835CBD"/>
    <w:rsid w:val="00837676"/>
    <w:rsid w:val="00837B1B"/>
    <w:rsid w:val="008422F1"/>
    <w:rsid w:val="00842AEA"/>
    <w:rsid w:val="00843704"/>
    <w:rsid w:val="00844798"/>
    <w:rsid w:val="00847904"/>
    <w:rsid w:val="008522CB"/>
    <w:rsid w:val="00852607"/>
    <w:rsid w:val="00856173"/>
    <w:rsid w:val="00856881"/>
    <w:rsid w:val="00856F0F"/>
    <w:rsid w:val="0086059B"/>
    <w:rsid w:val="00860794"/>
    <w:rsid w:val="00860FD0"/>
    <w:rsid w:val="0086349F"/>
    <w:rsid w:val="00865233"/>
    <w:rsid w:val="008672C1"/>
    <w:rsid w:val="00870C64"/>
    <w:rsid w:val="0087617B"/>
    <w:rsid w:val="00876A95"/>
    <w:rsid w:val="008837D0"/>
    <w:rsid w:val="008838B6"/>
    <w:rsid w:val="00884AD1"/>
    <w:rsid w:val="00894545"/>
    <w:rsid w:val="00896977"/>
    <w:rsid w:val="008969F1"/>
    <w:rsid w:val="008972AB"/>
    <w:rsid w:val="008A159B"/>
    <w:rsid w:val="008A4FC5"/>
    <w:rsid w:val="008A630C"/>
    <w:rsid w:val="008B1B91"/>
    <w:rsid w:val="008B3A2E"/>
    <w:rsid w:val="008B3EE4"/>
    <w:rsid w:val="008B6F1F"/>
    <w:rsid w:val="008B72D8"/>
    <w:rsid w:val="008C24A0"/>
    <w:rsid w:val="008C2D3A"/>
    <w:rsid w:val="008C2D55"/>
    <w:rsid w:val="008C64FD"/>
    <w:rsid w:val="008D4EF3"/>
    <w:rsid w:val="008D511D"/>
    <w:rsid w:val="008D5A85"/>
    <w:rsid w:val="008E2203"/>
    <w:rsid w:val="008E3BB5"/>
    <w:rsid w:val="008E4620"/>
    <w:rsid w:val="008E5965"/>
    <w:rsid w:val="008E5C42"/>
    <w:rsid w:val="008E5EC8"/>
    <w:rsid w:val="008E68B9"/>
    <w:rsid w:val="008F05D0"/>
    <w:rsid w:val="008F097D"/>
    <w:rsid w:val="008F0A76"/>
    <w:rsid w:val="008F5595"/>
    <w:rsid w:val="008F641F"/>
    <w:rsid w:val="008F7D9F"/>
    <w:rsid w:val="00900FA6"/>
    <w:rsid w:val="009028EB"/>
    <w:rsid w:val="00902DEF"/>
    <w:rsid w:val="00904F7A"/>
    <w:rsid w:val="00905625"/>
    <w:rsid w:val="00906D07"/>
    <w:rsid w:val="00907E6E"/>
    <w:rsid w:val="0091176B"/>
    <w:rsid w:val="00911821"/>
    <w:rsid w:val="0091381B"/>
    <w:rsid w:val="009142E0"/>
    <w:rsid w:val="0092047D"/>
    <w:rsid w:val="00922BEE"/>
    <w:rsid w:val="00923BB0"/>
    <w:rsid w:val="00926D34"/>
    <w:rsid w:val="0093024E"/>
    <w:rsid w:val="009317C2"/>
    <w:rsid w:val="00931817"/>
    <w:rsid w:val="00932421"/>
    <w:rsid w:val="00933023"/>
    <w:rsid w:val="00933CDE"/>
    <w:rsid w:val="00936778"/>
    <w:rsid w:val="00936A7E"/>
    <w:rsid w:val="009373F7"/>
    <w:rsid w:val="00937997"/>
    <w:rsid w:val="00942459"/>
    <w:rsid w:val="00942F19"/>
    <w:rsid w:val="00946091"/>
    <w:rsid w:val="00947F83"/>
    <w:rsid w:val="00950080"/>
    <w:rsid w:val="00951144"/>
    <w:rsid w:val="00951320"/>
    <w:rsid w:val="00951D95"/>
    <w:rsid w:val="00953068"/>
    <w:rsid w:val="0095721F"/>
    <w:rsid w:val="00962018"/>
    <w:rsid w:val="00962FC3"/>
    <w:rsid w:val="00965869"/>
    <w:rsid w:val="00966090"/>
    <w:rsid w:val="009717CC"/>
    <w:rsid w:val="009725C5"/>
    <w:rsid w:val="00973AE5"/>
    <w:rsid w:val="00973B1A"/>
    <w:rsid w:val="00974AF9"/>
    <w:rsid w:val="00976991"/>
    <w:rsid w:val="00981F0B"/>
    <w:rsid w:val="00984B08"/>
    <w:rsid w:val="0098566E"/>
    <w:rsid w:val="00985C47"/>
    <w:rsid w:val="009902AB"/>
    <w:rsid w:val="0099087A"/>
    <w:rsid w:val="0099195C"/>
    <w:rsid w:val="009926C0"/>
    <w:rsid w:val="0099358C"/>
    <w:rsid w:val="009944C6"/>
    <w:rsid w:val="00995E24"/>
    <w:rsid w:val="00995FBF"/>
    <w:rsid w:val="00997BF4"/>
    <w:rsid w:val="00997C37"/>
    <w:rsid w:val="009A3755"/>
    <w:rsid w:val="009A4BFB"/>
    <w:rsid w:val="009A5416"/>
    <w:rsid w:val="009A56F7"/>
    <w:rsid w:val="009A72CA"/>
    <w:rsid w:val="009A7DE8"/>
    <w:rsid w:val="009B24AF"/>
    <w:rsid w:val="009B2C30"/>
    <w:rsid w:val="009B4902"/>
    <w:rsid w:val="009B58BB"/>
    <w:rsid w:val="009B5D13"/>
    <w:rsid w:val="009B65B2"/>
    <w:rsid w:val="009B7281"/>
    <w:rsid w:val="009B76E2"/>
    <w:rsid w:val="009C2E1D"/>
    <w:rsid w:val="009C5B25"/>
    <w:rsid w:val="009C5C98"/>
    <w:rsid w:val="009C6857"/>
    <w:rsid w:val="009C75E3"/>
    <w:rsid w:val="009D024B"/>
    <w:rsid w:val="009D292F"/>
    <w:rsid w:val="009D380C"/>
    <w:rsid w:val="009D6ECB"/>
    <w:rsid w:val="009D7045"/>
    <w:rsid w:val="009E62E0"/>
    <w:rsid w:val="009E773A"/>
    <w:rsid w:val="009F1332"/>
    <w:rsid w:val="009F1F5B"/>
    <w:rsid w:val="009F2CD3"/>
    <w:rsid w:val="009F4D43"/>
    <w:rsid w:val="009F5697"/>
    <w:rsid w:val="009F671F"/>
    <w:rsid w:val="00A0574A"/>
    <w:rsid w:val="00A05EBE"/>
    <w:rsid w:val="00A06347"/>
    <w:rsid w:val="00A076BE"/>
    <w:rsid w:val="00A10AEE"/>
    <w:rsid w:val="00A10C8D"/>
    <w:rsid w:val="00A12AAA"/>
    <w:rsid w:val="00A14E76"/>
    <w:rsid w:val="00A16C82"/>
    <w:rsid w:val="00A229EF"/>
    <w:rsid w:val="00A24284"/>
    <w:rsid w:val="00A250F2"/>
    <w:rsid w:val="00A25BE9"/>
    <w:rsid w:val="00A27CE7"/>
    <w:rsid w:val="00A3058F"/>
    <w:rsid w:val="00A31AC7"/>
    <w:rsid w:val="00A415F7"/>
    <w:rsid w:val="00A426A6"/>
    <w:rsid w:val="00A4288B"/>
    <w:rsid w:val="00A42A0E"/>
    <w:rsid w:val="00A43365"/>
    <w:rsid w:val="00A441F0"/>
    <w:rsid w:val="00A57342"/>
    <w:rsid w:val="00A57429"/>
    <w:rsid w:val="00A57513"/>
    <w:rsid w:val="00A577C0"/>
    <w:rsid w:val="00A63E5C"/>
    <w:rsid w:val="00A66E65"/>
    <w:rsid w:val="00A678B1"/>
    <w:rsid w:val="00A70667"/>
    <w:rsid w:val="00A712B1"/>
    <w:rsid w:val="00A71B9B"/>
    <w:rsid w:val="00A72525"/>
    <w:rsid w:val="00A7634D"/>
    <w:rsid w:val="00A77160"/>
    <w:rsid w:val="00A80AD1"/>
    <w:rsid w:val="00A80E86"/>
    <w:rsid w:val="00A87F73"/>
    <w:rsid w:val="00A904C3"/>
    <w:rsid w:val="00A92A37"/>
    <w:rsid w:val="00A94DE5"/>
    <w:rsid w:val="00A96559"/>
    <w:rsid w:val="00A97B78"/>
    <w:rsid w:val="00A97D45"/>
    <w:rsid w:val="00AA16B3"/>
    <w:rsid w:val="00AA2615"/>
    <w:rsid w:val="00AA3AAE"/>
    <w:rsid w:val="00AA4DB0"/>
    <w:rsid w:val="00AA54EB"/>
    <w:rsid w:val="00AB1952"/>
    <w:rsid w:val="00AB4158"/>
    <w:rsid w:val="00AB5EFD"/>
    <w:rsid w:val="00AC29AD"/>
    <w:rsid w:val="00AC43F7"/>
    <w:rsid w:val="00AD3449"/>
    <w:rsid w:val="00AD3E34"/>
    <w:rsid w:val="00AD4CF5"/>
    <w:rsid w:val="00AD4DEC"/>
    <w:rsid w:val="00AD7D76"/>
    <w:rsid w:val="00AE0591"/>
    <w:rsid w:val="00AE199B"/>
    <w:rsid w:val="00AE52EB"/>
    <w:rsid w:val="00AE5EF1"/>
    <w:rsid w:val="00AE5FF1"/>
    <w:rsid w:val="00AE63CF"/>
    <w:rsid w:val="00AE7ABE"/>
    <w:rsid w:val="00AF24B9"/>
    <w:rsid w:val="00AF69B2"/>
    <w:rsid w:val="00AF6CC6"/>
    <w:rsid w:val="00AF7346"/>
    <w:rsid w:val="00AF77CB"/>
    <w:rsid w:val="00AF7BB9"/>
    <w:rsid w:val="00B01C6E"/>
    <w:rsid w:val="00B026EF"/>
    <w:rsid w:val="00B02B64"/>
    <w:rsid w:val="00B02EAA"/>
    <w:rsid w:val="00B03F19"/>
    <w:rsid w:val="00B04071"/>
    <w:rsid w:val="00B04604"/>
    <w:rsid w:val="00B057AF"/>
    <w:rsid w:val="00B07E8E"/>
    <w:rsid w:val="00B12EE9"/>
    <w:rsid w:val="00B1306C"/>
    <w:rsid w:val="00B139FC"/>
    <w:rsid w:val="00B13EC5"/>
    <w:rsid w:val="00B14CB9"/>
    <w:rsid w:val="00B17AD8"/>
    <w:rsid w:val="00B20261"/>
    <w:rsid w:val="00B20B78"/>
    <w:rsid w:val="00B217E4"/>
    <w:rsid w:val="00B21D08"/>
    <w:rsid w:val="00B22051"/>
    <w:rsid w:val="00B2304F"/>
    <w:rsid w:val="00B2363D"/>
    <w:rsid w:val="00B24759"/>
    <w:rsid w:val="00B26928"/>
    <w:rsid w:val="00B27422"/>
    <w:rsid w:val="00B319E3"/>
    <w:rsid w:val="00B31ABF"/>
    <w:rsid w:val="00B3322C"/>
    <w:rsid w:val="00B3333B"/>
    <w:rsid w:val="00B33C5D"/>
    <w:rsid w:val="00B34E37"/>
    <w:rsid w:val="00B34FCC"/>
    <w:rsid w:val="00B35A5C"/>
    <w:rsid w:val="00B3679B"/>
    <w:rsid w:val="00B36962"/>
    <w:rsid w:val="00B42DC6"/>
    <w:rsid w:val="00B454D9"/>
    <w:rsid w:val="00B5039F"/>
    <w:rsid w:val="00B53818"/>
    <w:rsid w:val="00B56ACD"/>
    <w:rsid w:val="00B60477"/>
    <w:rsid w:val="00B60810"/>
    <w:rsid w:val="00B618D2"/>
    <w:rsid w:val="00B61E2B"/>
    <w:rsid w:val="00B62525"/>
    <w:rsid w:val="00B67DB8"/>
    <w:rsid w:val="00B738FE"/>
    <w:rsid w:val="00B751FA"/>
    <w:rsid w:val="00B75507"/>
    <w:rsid w:val="00B7647C"/>
    <w:rsid w:val="00B82E87"/>
    <w:rsid w:val="00B8318E"/>
    <w:rsid w:val="00B8638E"/>
    <w:rsid w:val="00B874DD"/>
    <w:rsid w:val="00B8789C"/>
    <w:rsid w:val="00B9128F"/>
    <w:rsid w:val="00B91712"/>
    <w:rsid w:val="00B92FBD"/>
    <w:rsid w:val="00B93EF8"/>
    <w:rsid w:val="00B95E99"/>
    <w:rsid w:val="00B974D9"/>
    <w:rsid w:val="00BA0607"/>
    <w:rsid w:val="00BA1CA5"/>
    <w:rsid w:val="00BA4125"/>
    <w:rsid w:val="00BA5840"/>
    <w:rsid w:val="00BA5B44"/>
    <w:rsid w:val="00BB27F9"/>
    <w:rsid w:val="00BB5B6F"/>
    <w:rsid w:val="00BB6E0C"/>
    <w:rsid w:val="00BB7F7D"/>
    <w:rsid w:val="00BC0E7F"/>
    <w:rsid w:val="00BC2A3E"/>
    <w:rsid w:val="00BC338B"/>
    <w:rsid w:val="00BC4981"/>
    <w:rsid w:val="00BC4FD8"/>
    <w:rsid w:val="00BC6262"/>
    <w:rsid w:val="00BD173C"/>
    <w:rsid w:val="00BE243F"/>
    <w:rsid w:val="00BF5336"/>
    <w:rsid w:val="00BF587C"/>
    <w:rsid w:val="00BF5F7D"/>
    <w:rsid w:val="00BF770B"/>
    <w:rsid w:val="00C02CF4"/>
    <w:rsid w:val="00C05614"/>
    <w:rsid w:val="00C05964"/>
    <w:rsid w:val="00C07BC8"/>
    <w:rsid w:val="00C11146"/>
    <w:rsid w:val="00C11749"/>
    <w:rsid w:val="00C12BB0"/>
    <w:rsid w:val="00C1489B"/>
    <w:rsid w:val="00C14B8C"/>
    <w:rsid w:val="00C14E8B"/>
    <w:rsid w:val="00C1542B"/>
    <w:rsid w:val="00C16E6B"/>
    <w:rsid w:val="00C20756"/>
    <w:rsid w:val="00C25D71"/>
    <w:rsid w:val="00C31FE0"/>
    <w:rsid w:val="00C3715E"/>
    <w:rsid w:val="00C40B5C"/>
    <w:rsid w:val="00C414A8"/>
    <w:rsid w:val="00C422B8"/>
    <w:rsid w:val="00C42839"/>
    <w:rsid w:val="00C47ECD"/>
    <w:rsid w:val="00C5268E"/>
    <w:rsid w:val="00C542B4"/>
    <w:rsid w:val="00C55901"/>
    <w:rsid w:val="00C55D16"/>
    <w:rsid w:val="00C576AF"/>
    <w:rsid w:val="00C578C5"/>
    <w:rsid w:val="00C659CF"/>
    <w:rsid w:val="00C67AA6"/>
    <w:rsid w:val="00C707E3"/>
    <w:rsid w:val="00C71C79"/>
    <w:rsid w:val="00C720B3"/>
    <w:rsid w:val="00C738B2"/>
    <w:rsid w:val="00C74248"/>
    <w:rsid w:val="00C749A5"/>
    <w:rsid w:val="00C75BF8"/>
    <w:rsid w:val="00C8065F"/>
    <w:rsid w:val="00C81294"/>
    <w:rsid w:val="00C81945"/>
    <w:rsid w:val="00C81D98"/>
    <w:rsid w:val="00C82FC7"/>
    <w:rsid w:val="00C8313E"/>
    <w:rsid w:val="00C839A7"/>
    <w:rsid w:val="00C8433D"/>
    <w:rsid w:val="00C86EED"/>
    <w:rsid w:val="00C90A8B"/>
    <w:rsid w:val="00C92823"/>
    <w:rsid w:val="00C933B0"/>
    <w:rsid w:val="00C9474E"/>
    <w:rsid w:val="00C9673E"/>
    <w:rsid w:val="00C9765D"/>
    <w:rsid w:val="00C97AE6"/>
    <w:rsid w:val="00CA495F"/>
    <w:rsid w:val="00CA4ACA"/>
    <w:rsid w:val="00CA6D68"/>
    <w:rsid w:val="00CA78E7"/>
    <w:rsid w:val="00CB01AC"/>
    <w:rsid w:val="00CB0A7A"/>
    <w:rsid w:val="00CB0BBA"/>
    <w:rsid w:val="00CB11D2"/>
    <w:rsid w:val="00CB2E95"/>
    <w:rsid w:val="00CB323F"/>
    <w:rsid w:val="00CB557D"/>
    <w:rsid w:val="00CB6754"/>
    <w:rsid w:val="00CB7C90"/>
    <w:rsid w:val="00CC006E"/>
    <w:rsid w:val="00CC0466"/>
    <w:rsid w:val="00CC07F0"/>
    <w:rsid w:val="00CC08AF"/>
    <w:rsid w:val="00CC0A99"/>
    <w:rsid w:val="00CC33A6"/>
    <w:rsid w:val="00CD08E6"/>
    <w:rsid w:val="00CD0C6A"/>
    <w:rsid w:val="00CD1936"/>
    <w:rsid w:val="00CD2659"/>
    <w:rsid w:val="00CD36ED"/>
    <w:rsid w:val="00CD64AB"/>
    <w:rsid w:val="00CD6F78"/>
    <w:rsid w:val="00CD7736"/>
    <w:rsid w:val="00CD7A17"/>
    <w:rsid w:val="00CE445D"/>
    <w:rsid w:val="00CE4FF5"/>
    <w:rsid w:val="00CE5094"/>
    <w:rsid w:val="00CE6601"/>
    <w:rsid w:val="00CE71E6"/>
    <w:rsid w:val="00CE74D5"/>
    <w:rsid w:val="00CF2E5A"/>
    <w:rsid w:val="00CF5910"/>
    <w:rsid w:val="00CF6A6B"/>
    <w:rsid w:val="00D0081A"/>
    <w:rsid w:val="00D00A71"/>
    <w:rsid w:val="00D0309B"/>
    <w:rsid w:val="00D0519A"/>
    <w:rsid w:val="00D058A6"/>
    <w:rsid w:val="00D07F2F"/>
    <w:rsid w:val="00D10157"/>
    <w:rsid w:val="00D10D63"/>
    <w:rsid w:val="00D12E10"/>
    <w:rsid w:val="00D148C5"/>
    <w:rsid w:val="00D15B11"/>
    <w:rsid w:val="00D165ED"/>
    <w:rsid w:val="00D17D47"/>
    <w:rsid w:val="00D22F65"/>
    <w:rsid w:val="00D2315F"/>
    <w:rsid w:val="00D238CF"/>
    <w:rsid w:val="00D25866"/>
    <w:rsid w:val="00D33E1A"/>
    <w:rsid w:val="00D3466E"/>
    <w:rsid w:val="00D35EF5"/>
    <w:rsid w:val="00D40DC1"/>
    <w:rsid w:val="00D40F8C"/>
    <w:rsid w:val="00D43B20"/>
    <w:rsid w:val="00D44249"/>
    <w:rsid w:val="00D44BD1"/>
    <w:rsid w:val="00D453DF"/>
    <w:rsid w:val="00D464AA"/>
    <w:rsid w:val="00D471BA"/>
    <w:rsid w:val="00D473A0"/>
    <w:rsid w:val="00D4767D"/>
    <w:rsid w:val="00D506DC"/>
    <w:rsid w:val="00D50985"/>
    <w:rsid w:val="00D516BC"/>
    <w:rsid w:val="00D51AAA"/>
    <w:rsid w:val="00D528E6"/>
    <w:rsid w:val="00D5539D"/>
    <w:rsid w:val="00D57E81"/>
    <w:rsid w:val="00D60B7E"/>
    <w:rsid w:val="00D60CF2"/>
    <w:rsid w:val="00D61270"/>
    <w:rsid w:val="00D618D6"/>
    <w:rsid w:val="00D63BCA"/>
    <w:rsid w:val="00D6488D"/>
    <w:rsid w:val="00D66B45"/>
    <w:rsid w:val="00D722D7"/>
    <w:rsid w:val="00D72473"/>
    <w:rsid w:val="00D831FD"/>
    <w:rsid w:val="00D84F40"/>
    <w:rsid w:val="00D85E47"/>
    <w:rsid w:val="00D91FB5"/>
    <w:rsid w:val="00D94931"/>
    <w:rsid w:val="00DA32ED"/>
    <w:rsid w:val="00DA3C4C"/>
    <w:rsid w:val="00DA70EF"/>
    <w:rsid w:val="00DB1F89"/>
    <w:rsid w:val="00DB42D8"/>
    <w:rsid w:val="00DB4DD9"/>
    <w:rsid w:val="00DB4EF2"/>
    <w:rsid w:val="00DB5922"/>
    <w:rsid w:val="00DC16D7"/>
    <w:rsid w:val="00DC1947"/>
    <w:rsid w:val="00DC1A80"/>
    <w:rsid w:val="00DC5AFF"/>
    <w:rsid w:val="00DC636B"/>
    <w:rsid w:val="00DC7D0E"/>
    <w:rsid w:val="00DD0F15"/>
    <w:rsid w:val="00DD1384"/>
    <w:rsid w:val="00DD1E51"/>
    <w:rsid w:val="00DD1FD7"/>
    <w:rsid w:val="00DD6157"/>
    <w:rsid w:val="00DD6811"/>
    <w:rsid w:val="00DD6F01"/>
    <w:rsid w:val="00DE071F"/>
    <w:rsid w:val="00DE774B"/>
    <w:rsid w:val="00DF06E4"/>
    <w:rsid w:val="00DF0FC1"/>
    <w:rsid w:val="00DF1D5F"/>
    <w:rsid w:val="00DF3439"/>
    <w:rsid w:val="00DF792F"/>
    <w:rsid w:val="00DF79E3"/>
    <w:rsid w:val="00E00392"/>
    <w:rsid w:val="00E00A0E"/>
    <w:rsid w:val="00E01DF1"/>
    <w:rsid w:val="00E025F8"/>
    <w:rsid w:val="00E029A9"/>
    <w:rsid w:val="00E05269"/>
    <w:rsid w:val="00E06928"/>
    <w:rsid w:val="00E11291"/>
    <w:rsid w:val="00E11F06"/>
    <w:rsid w:val="00E13656"/>
    <w:rsid w:val="00E14888"/>
    <w:rsid w:val="00E17775"/>
    <w:rsid w:val="00E24CAC"/>
    <w:rsid w:val="00E313D2"/>
    <w:rsid w:val="00E3329E"/>
    <w:rsid w:val="00E336EF"/>
    <w:rsid w:val="00E33A4C"/>
    <w:rsid w:val="00E34904"/>
    <w:rsid w:val="00E34DE3"/>
    <w:rsid w:val="00E355FF"/>
    <w:rsid w:val="00E35C9B"/>
    <w:rsid w:val="00E37987"/>
    <w:rsid w:val="00E40C0A"/>
    <w:rsid w:val="00E420D5"/>
    <w:rsid w:val="00E442E8"/>
    <w:rsid w:val="00E467C7"/>
    <w:rsid w:val="00E50EE8"/>
    <w:rsid w:val="00E53F50"/>
    <w:rsid w:val="00E6132F"/>
    <w:rsid w:val="00E6212E"/>
    <w:rsid w:val="00E6232A"/>
    <w:rsid w:val="00E6252D"/>
    <w:rsid w:val="00E62F1F"/>
    <w:rsid w:val="00E63033"/>
    <w:rsid w:val="00E66C82"/>
    <w:rsid w:val="00E700BC"/>
    <w:rsid w:val="00E72BB3"/>
    <w:rsid w:val="00E75175"/>
    <w:rsid w:val="00E77041"/>
    <w:rsid w:val="00E77C31"/>
    <w:rsid w:val="00E81376"/>
    <w:rsid w:val="00E814CE"/>
    <w:rsid w:val="00E81735"/>
    <w:rsid w:val="00E92A74"/>
    <w:rsid w:val="00E92B48"/>
    <w:rsid w:val="00E9445B"/>
    <w:rsid w:val="00E94DC3"/>
    <w:rsid w:val="00EA2428"/>
    <w:rsid w:val="00EA2726"/>
    <w:rsid w:val="00EA28C5"/>
    <w:rsid w:val="00EA4197"/>
    <w:rsid w:val="00EA556B"/>
    <w:rsid w:val="00EA7B9B"/>
    <w:rsid w:val="00EB0858"/>
    <w:rsid w:val="00EB26F4"/>
    <w:rsid w:val="00EB37B2"/>
    <w:rsid w:val="00EB5DD4"/>
    <w:rsid w:val="00EC004E"/>
    <w:rsid w:val="00EC16D0"/>
    <w:rsid w:val="00EC3942"/>
    <w:rsid w:val="00EC70AA"/>
    <w:rsid w:val="00ED0F89"/>
    <w:rsid w:val="00ED18D3"/>
    <w:rsid w:val="00ED2913"/>
    <w:rsid w:val="00ED2B5A"/>
    <w:rsid w:val="00ED7A6C"/>
    <w:rsid w:val="00EE05D3"/>
    <w:rsid w:val="00EE7DD6"/>
    <w:rsid w:val="00EF01E5"/>
    <w:rsid w:val="00EF2967"/>
    <w:rsid w:val="00EF333F"/>
    <w:rsid w:val="00EF7BFB"/>
    <w:rsid w:val="00F00226"/>
    <w:rsid w:val="00F0485B"/>
    <w:rsid w:val="00F0643A"/>
    <w:rsid w:val="00F13677"/>
    <w:rsid w:val="00F14ABE"/>
    <w:rsid w:val="00F1592C"/>
    <w:rsid w:val="00F17D9A"/>
    <w:rsid w:val="00F2179C"/>
    <w:rsid w:val="00F21AB1"/>
    <w:rsid w:val="00F21ACE"/>
    <w:rsid w:val="00F21B36"/>
    <w:rsid w:val="00F27DD4"/>
    <w:rsid w:val="00F30F25"/>
    <w:rsid w:val="00F315E0"/>
    <w:rsid w:val="00F332AD"/>
    <w:rsid w:val="00F349FB"/>
    <w:rsid w:val="00F35034"/>
    <w:rsid w:val="00F35492"/>
    <w:rsid w:val="00F36731"/>
    <w:rsid w:val="00F42486"/>
    <w:rsid w:val="00F42659"/>
    <w:rsid w:val="00F43ADE"/>
    <w:rsid w:val="00F45214"/>
    <w:rsid w:val="00F4655D"/>
    <w:rsid w:val="00F4664C"/>
    <w:rsid w:val="00F50128"/>
    <w:rsid w:val="00F51293"/>
    <w:rsid w:val="00F53021"/>
    <w:rsid w:val="00F532F6"/>
    <w:rsid w:val="00F56D75"/>
    <w:rsid w:val="00F577E6"/>
    <w:rsid w:val="00F5792E"/>
    <w:rsid w:val="00F60FB0"/>
    <w:rsid w:val="00F61145"/>
    <w:rsid w:val="00F614D7"/>
    <w:rsid w:val="00F62299"/>
    <w:rsid w:val="00F66735"/>
    <w:rsid w:val="00F67C41"/>
    <w:rsid w:val="00F7065D"/>
    <w:rsid w:val="00F7123A"/>
    <w:rsid w:val="00F72C85"/>
    <w:rsid w:val="00F73BFA"/>
    <w:rsid w:val="00F805DD"/>
    <w:rsid w:val="00F80AE9"/>
    <w:rsid w:val="00F8175D"/>
    <w:rsid w:val="00F90997"/>
    <w:rsid w:val="00F91382"/>
    <w:rsid w:val="00F91758"/>
    <w:rsid w:val="00F91BDC"/>
    <w:rsid w:val="00F97108"/>
    <w:rsid w:val="00FA17BD"/>
    <w:rsid w:val="00FA452B"/>
    <w:rsid w:val="00FA549B"/>
    <w:rsid w:val="00FA556D"/>
    <w:rsid w:val="00FA56B7"/>
    <w:rsid w:val="00FB037B"/>
    <w:rsid w:val="00FB3472"/>
    <w:rsid w:val="00FB53CC"/>
    <w:rsid w:val="00FB689E"/>
    <w:rsid w:val="00FB6E1F"/>
    <w:rsid w:val="00FC07A2"/>
    <w:rsid w:val="00FC0C6F"/>
    <w:rsid w:val="00FC1534"/>
    <w:rsid w:val="00FC1C1B"/>
    <w:rsid w:val="00FC215F"/>
    <w:rsid w:val="00FC61A4"/>
    <w:rsid w:val="00FC656D"/>
    <w:rsid w:val="00FC6747"/>
    <w:rsid w:val="00FD5689"/>
    <w:rsid w:val="00FD5BBF"/>
    <w:rsid w:val="00FD602F"/>
    <w:rsid w:val="00FD6468"/>
    <w:rsid w:val="00FD74C1"/>
    <w:rsid w:val="00FE0806"/>
    <w:rsid w:val="00FE1787"/>
    <w:rsid w:val="00FE2824"/>
    <w:rsid w:val="00FE2A28"/>
    <w:rsid w:val="00FE2E99"/>
    <w:rsid w:val="00FE65D2"/>
    <w:rsid w:val="00FF1926"/>
    <w:rsid w:val="00FF2633"/>
    <w:rsid w:val="00FF6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227">
          <o:proxy start="" idref="#_x0000_s1225" connectloc="2"/>
        </o:r>
        <o:r id="V:Rule2" type="connector" idref="#_x0000_s1228">
          <o:proxy start="" idref="#_x0000_s1216" connectloc="3"/>
          <o:proxy end="" idref="#_x0000_s1224" connectloc="0"/>
        </o:r>
      </o:rules>
    </o:shapelayout>
  </w:shapeDefaults>
  <w:decimalSymbol w:val="."/>
  <w:listSeparator w:val=","/>
  <w14:docId w14:val="3874526D"/>
  <w15:docId w15:val="{C515332F-0AF3-45C5-BAF5-3EDB6B9D9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FC3"/>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qFormat/>
    <w:rsid w:val="00A57342"/>
    <w:pPr>
      <w:keepNext/>
      <w:keepLines/>
      <w:tabs>
        <w:tab w:val="left" w:pos="850"/>
      </w:tabs>
      <w:suppressAutoHyphens/>
      <w:spacing w:before="300" w:after="60"/>
      <w:outlineLvl w:val="0"/>
    </w:pPr>
    <w:rPr>
      <w:b/>
      <w:caps/>
      <w:kern w:val="28"/>
    </w:rPr>
  </w:style>
  <w:style w:type="paragraph" w:styleId="Heading2">
    <w:name w:val="heading 2"/>
    <w:basedOn w:val="Heading1"/>
    <w:next w:val="Normal"/>
    <w:qFormat/>
    <w:rsid w:val="00A57342"/>
    <w:pPr>
      <w:tabs>
        <w:tab w:val="clear" w:pos="850"/>
      </w:tabs>
      <w:spacing w:before="220" w:after="100"/>
      <w:ind w:right="720"/>
      <w:outlineLvl w:val="1"/>
    </w:pPr>
    <w:rPr>
      <w:caps w:val="0"/>
    </w:rPr>
  </w:style>
  <w:style w:type="paragraph" w:styleId="Heading3">
    <w:name w:val="heading 3"/>
    <w:basedOn w:val="Heading2"/>
    <w:next w:val="Normal"/>
    <w:link w:val="Heading3Char"/>
    <w:qFormat/>
    <w:rsid w:val="00A57342"/>
    <w:pPr>
      <w:keepNext w:val="0"/>
      <w:tabs>
        <w:tab w:val="left" w:pos="2502"/>
      </w:tabs>
      <w:outlineLvl w:val="2"/>
    </w:pPr>
  </w:style>
  <w:style w:type="paragraph" w:styleId="Heading4">
    <w:name w:val="heading 4"/>
    <w:basedOn w:val="Normal"/>
    <w:next w:val="Normal"/>
    <w:qFormat/>
    <w:rsid w:val="00A57342"/>
    <w:pPr>
      <w:keepNext/>
      <w:spacing w:before="240" w:after="60"/>
      <w:ind w:right="720"/>
      <w:outlineLvl w:val="3"/>
    </w:pPr>
    <w:rPr>
      <w:i/>
      <w:sz w:val="20"/>
    </w:rPr>
  </w:style>
  <w:style w:type="paragraph" w:styleId="Heading5">
    <w:name w:val="heading 5"/>
    <w:basedOn w:val="Normal"/>
    <w:next w:val="Normal"/>
    <w:qFormat/>
    <w:rsid w:val="00A57342"/>
    <w:pPr>
      <w:spacing w:before="240" w:after="60"/>
      <w:outlineLvl w:val="4"/>
    </w:pPr>
  </w:style>
  <w:style w:type="paragraph" w:styleId="Heading6">
    <w:name w:val="heading 6"/>
    <w:basedOn w:val="Normal"/>
    <w:next w:val="Normal"/>
    <w:qFormat/>
    <w:rsid w:val="00A57342"/>
    <w:pPr>
      <w:spacing w:before="240" w:after="60"/>
      <w:outlineLvl w:val="5"/>
    </w:pPr>
    <w:rPr>
      <w:i/>
    </w:rPr>
  </w:style>
  <w:style w:type="paragraph" w:styleId="Heading7">
    <w:name w:val="heading 7"/>
    <w:basedOn w:val="Normal"/>
    <w:next w:val="Normal"/>
    <w:qFormat/>
    <w:rsid w:val="00A57342"/>
    <w:pPr>
      <w:spacing w:before="240" w:after="60"/>
      <w:outlineLvl w:val="6"/>
    </w:pPr>
    <w:rPr>
      <w:sz w:val="20"/>
    </w:rPr>
  </w:style>
  <w:style w:type="paragraph" w:styleId="Heading8">
    <w:name w:val="heading 8"/>
    <w:basedOn w:val="Normal"/>
    <w:next w:val="Normal"/>
    <w:qFormat/>
    <w:rsid w:val="00A57342"/>
    <w:pPr>
      <w:spacing w:before="240" w:after="60"/>
      <w:outlineLvl w:val="7"/>
    </w:pPr>
    <w:rPr>
      <w:i/>
      <w:sz w:val="20"/>
    </w:rPr>
  </w:style>
  <w:style w:type="paragraph" w:styleId="Heading9">
    <w:name w:val="heading 9"/>
    <w:basedOn w:val="Normal"/>
    <w:next w:val="Normal"/>
    <w:qFormat/>
    <w:rsid w:val="00A57342"/>
    <w:pPr>
      <w:spacing w:before="240" w:after="60"/>
      <w:outlineLvl w:val="8"/>
    </w:pPr>
    <w:rPr>
      <w:b/>
      <w:i/>
      <w:sz w:val="18"/>
    </w:rPr>
  </w:style>
  <w:style w:type="character" w:default="1" w:styleId="DefaultParagraphFont">
    <w:name w:val="Default Paragraph Font"/>
    <w:uiPriority w:val="1"/>
    <w:semiHidden/>
    <w:unhideWhenUsed/>
    <w:rsid w:val="00700FC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00FC3"/>
  </w:style>
  <w:style w:type="paragraph" w:styleId="Title">
    <w:name w:val="Title"/>
    <w:basedOn w:val="Normal"/>
    <w:link w:val="TitleChar"/>
    <w:qFormat/>
    <w:rsid w:val="00A57342"/>
    <w:pPr>
      <w:jc w:val="center"/>
    </w:pPr>
    <w:rPr>
      <w:b/>
      <w:kern w:val="28"/>
      <w:sz w:val="32"/>
    </w:rPr>
  </w:style>
  <w:style w:type="paragraph" w:styleId="TOC1">
    <w:name w:val="toc 1"/>
    <w:basedOn w:val="Normal"/>
    <w:next w:val="Normal"/>
    <w:uiPriority w:val="39"/>
    <w:rsid w:val="00A57342"/>
    <w:pPr>
      <w:spacing w:before="120" w:after="120"/>
    </w:pPr>
    <w:rPr>
      <w:rFonts w:ascii="Times New Roman" w:hAnsi="Times New Roman"/>
      <w:b/>
      <w:caps/>
      <w:sz w:val="20"/>
    </w:rPr>
  </w:style>
  <w:style w:type="paragraph" w:styleId="TOC2">
    <w:name w:val="toc 2"/>
    <w:basedOn w:val="TOC1"/>
    <w:next w:val="Normal"/>
    <w:uiPriority w:val="39"/>
    <w:rsid w:val="00A57342"/>
    <w:pPr>
      <w:spacing w:before="0" w:after="0"/>
      <w:ind w:left="240"/>
    </w:pPr>
    <w:rPr>
      <w:b w:val="0"/>
      <w:caps w:val="0"/>
      <w:smallCaps/>
    </w:rPr>
  </w:style>
  <w:style w:type="paragraph" w:styleId="TOC3">
    <w:name w:val="toc 3"/>
    <w:basedOn w:val="TOC1"/>
    <w:next w:val="Normal"/>
    <w:uiPriority w:val="39"/>
    <w:rsid w:val="00A57342"/>
    <w:pPr>
      <w:spacing w:before="0" w:after="0"/>
      <w:ind w:left="480"/>
    </w:pPr>
    <w:rPr>
      <w:b w:val="0"/>
      <w:i/>
      <w:caps w:val="0"/>
    </w:rPr>
  </w:style>
  <w:style w:type="paragraph" w:customStyle="1" w:styleId="Body">
    <w:name w:val="Body"/>
    <w:basedOn w:val="Normal"/>
    <w:rsid w:val="00A57342"/>
    <w:pPr>
      <w:ind w:left="864"/>
    </w:pPr>
  </w:style>
  <w:style w:type="paragraph" w:styleId="Header">
    <w:name w:val="header"/>
    <w:basedOn w:val="Normal"/>
    <w:semiHidden/>
    <w:rsid w:val="00A57342"/>
    <w:pPr>
      <w:pBdr>
        <w:bottom w:val="single" w:sz="6" w:space="2" w:color="auto"/>
      </w:pBdr>
      <w:tabs>
        <w:tab w:val="right" w:pos="9360"/>
      </w:tabs>
    </w:pPr>
    <w:rPr>
      <w:i/>
      <w:caps/>
      <w:sz w:val="12"/>
    </w:rPr>
  </w:style>
  <w:style w:type="paragraph" w:styleId="Footer">
    <w:name w:val="footer"/>
    <w:basedOn w:val="Normal"/>
    <w:semiHidden/>
    <w:rsid w:val="00A57342"/>
    <w:pPr>
      <w:pBdr>
        <w:top w:val="single" w:sz="6" w:space="2" w:color="auto"/>
      </w:pBdr>
      <w:tabs>
        <w:tab w:val="center" w:pos="4680"/>
        <w:tab w:val="right" w:pos="9360"/>
      </w:tabs>
      <w:spacing w:before="120"/>
    </w:pPr>
    <w:rPr>
      <w:i/>
      <w:caps/>
      <w:sz w:val="12"/>
    </w:rPr>
  </w:style>
  <w:style w:type="character" w:styleId="PageNumber">
    <w:name w:val="page number"/>
    <w:basedOn w:val="DefaultParagraphFont"/>
    <w:semiHidden/>
    <w:rsid w:val="00A57342"/>
  </w:style>
  <w:style w:type="paragraph" w:styleId="TOC4">
    <w:name w:val="toc 4"/>
    <w:basedOn w:val="Normal"/>
    <w:next w:val="Normal"/>
    <w:semiHidden/>
    <w:rsid w:val="00A57342"/>
    <w:pPr>
      <w:ind w:left="720"/>
    </w:pPr>
    <w:rPr>
      <w:rFonts w:ascii="Times New Roman" w:hAnsi="Times New Roman"/>
      <w:sz w:val="18"/>
    </w:rPr>
  </w:style>
  <w:style w:type="paragraph" w:styleId="TOC5">
    <w:name w:val="toc 5"/>
    <w:basedOn w:val="Normal"/>
    <w:next w:val="Normal"/>
    <w:semiHidden/>
    <w:rsid w:val="00A57342"/>
    <w:pPr>
      <w:ind w:left="960"/>
    </w:pPr>
    <w:rPr>
      <w:rFonts w:ascii="Times New Roman" w:hAnsi="Times New Roman"/>
      <w:sz w:val="18"/>
    </w:rPr>
  </w:style>
  <w:style w:type="paragraph" w:styleId="TOC6">
    <w:name w:val="toc 6"/>
    <w:basedOn w:val="Normal"/>
    <w:next w:val="Normal"/>
    <w:semiHidden/>
    <w:rsid w:val="00A57342"/>
    <w:pPr>
      <w:ind w:left="1200"/>
    </w:pPr>
    <w:rPr>
      <w:rFonts w:ascii="Times New Roman" w:hAnsi="Times New Roman"/>
      <w:sz w:val="18"/>
    </w:rPr>
  </w:style>
  <w:style w:type="paragraph" w:styleId="TOC7">
    <w:name w:val="toc 7"/>
    <w:basedOn w:val="Normal"/>
    <w:next w:val="Normal"/>
    <w:semiHidden/>
    <w:rsid w:val="00A57342"/>
    <w:pPr>
      <w:ind w:left="1440"/>
    </w:pPr>
    <w:rPr>
      <w:rFonts w:ascii="Times New Roman" w:hAnsi="Times New Roman"/>
      <w:sz w:val="18"/>
    </w:rPr>
  </w:style>
  <w:style w:type="paragraph" w:styleId="TOC8">
    <w:name w:val="toc 8"/>
    <w:basedOn w:val="Normal"/>
    <w:next w:val="Normal"/>
    <w:semiHidden/>
    <w:rsid w:val="00A57342"/>
    <w:pPr>
      <w:ind w:left="1680"/>
    </w:pPr>
    <w:rPr>
      <w:rFonts w:ascii="Times New Roman" w:hAnsi="Times New Roman"/>
      <w:sz w:val="18"/>
    </w:rPr>
  </w:style>
  <w:style w:type="paragraph" w:styleId="TOC9">
    <w:name w:val="toc 9"/>
    <w:basedOn w:val="Normal"/>
    <w:next w:val="Normal"/>
    <w:semiHidden/>
    <w:rsid w:val="00A57342"/>
    <w:pPr>
      <w:ind w:left="1920"/>
    </w:pPr>
    <w:rPr>
      <w:rFonts w:ascii="Times New Roman" w:hAnsi="Times New Roman"/>
      <w:sz w:val="18"/>
    </w:rPr>
  </w:style>
  <w:style w:type="paragraph" w:customStyle="1" w:styleId="authpagetitle">
    <w:name w:val="auth  page  title"/>
    <w:rsid w:val="00A57342"/>
    <w:pPr>
      <w:keepNext/>
      <w:keepLines/>
      <w:pageBreakBefore/>
      <w:widowControl w:val="0"/>
      <w:tabs>
        <w:tab w:val="left" w:pos="0"/>
        <w:tab w:val="left" w:pos="1440"/>
        <w:tab w:val="left" w:pos="2880"/>
        <w:tab w:val="left" w:pos="4320"/>
      </w:tabs>
      <w:spacing w:before="240" w:after="120" w:line="360" w:lineRule="exact"/>
      <w:jc w:val="center"/>
    </w:pPr>
    <w:rPr>
      <w:rFonts w:ascii="Helvetica" w:hAnsi="Helvetica"/>
      <w:b/>
      <w:caps/>
      <w:sz w:val="36"/>
    </w:rPr>
  </w:style>
  <w:style w:type="paragraph" w:customStyle="1" w:styleId="authtablehead">
    <w:name w:val="auth table head"/>
    <w:rsid w:val="00A57342"/>
    <w:pPr>
      <w:widowControl w:val="0"/>
      <w:tabs>
        <w:tab w:val="left" w:pos="0"/>
        <w:tab w:val="left" w:pos="720"/>
        <w:tab w:val="left" w:pos="1440"/>
        <w:tab w:val="left" w:pos="2160"/>
      </w:tabs>
      <w:spacing w:before="240" w:after="60"/>
      <w:jc w:val="center"/>
    </w:pPr>
    <w:rPr>
      <w:rFonts w:ascii="Times" w:hAnsi="Times"/>
      <w:b/>
      <w:caps/>
    </w:rPr>
  </w:style>
  <w:style w:type="paragraph" w:customStyle="1" w:styleId="authtabletext">
    <w:name w:val="auth table text"/>
    <w:rsid w:val="00A57342"/>
    <w:pPr>
      <w:widowControl w:val="0"/>
      <w:tabs>
        <w:tab w:val="left" w:pos="288"/>
        <w:tab w:val="left" w:pos="1008"/>
        <w:tab w:val="left" w:pos="1728"/>
        <w:tab w:val="left" w:pos="2448"/>
      </w:tabs>
      <w:spacing w:before="120" w:after="60"/>
      <w:ind w:left="288"/>
    </w:pPr>
    <w:rPr>
      <w:rFonts w:ascii="Times" w:hAnsi="Times"/>
    </w:rPr>
  </w:style>
  <w:style w:type="paragraph" w:styleId="Caption">
    <w:name w:val="caption"/>
    <w:basedOn w:val="Normal"/>
    <w:next w:val="Normal"/>
    <w:qFormat/>
    <w:rsid w:val="00A57342"/>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1" w:after="101" w:line="220" w:lineRule="atLeast"/>
      <w:jc w:val="center"/>
    </w:pPr>
    <w:rPr>
      <w:rFonts w:ascii="Times" w:hAnsi="Times"/>
      <w:i/>
      <w:sz w:val="20"/>
    </w:rPr>
  </w:style>
  <w:style w:type="paragraph" w:styleId="ListNumber">
    <w:name w:val="List Number"/>
    <w:basedOn w:val="Normal"/>
    <w:semiHidden/>
    <w:rsid w:val="00A57342"/>
    <w:pPr>
      <w:spacing w:before="120" w:after="120"/>
      <w:ind w:left="1570" w:hanging="720"/>
    </w:pPr>
  </w:style>
  <w:style w:type="paragraph" w:styleId="ListNumber2">
    <w:name w:val="List Number 2"/>
    <w:basedOn w:val="Normal"/>
    <w:semiHidden/>
    <w:rsid w:val="00A57342"/>
    <w:pPr>
      <w:ind w:left="2290" w:hanging="720"/>
    </w:pPr>
  </w:style>
  <w:style w:type="paragraph" w:customStyle="1" w:styleId="text">
    <w:name w:val="text"/>
    <w:basedOn w:val="Normal"/>
    <w:rsid w:val="00A57342"/>
    <w:pPr>
      <w:tabs>
        <w:tab w:val="left" w:pos="720"/>
        <w:tab w:val="left" w:pos="1440"/>
        <w:tab w:val="left" w:pos="2160"/>
        <w:tab w:val="left" w:pos="2880"/>
        <w:tab w:val="left" w:pos="3600"/>
      </w:tabs>
      <w:suppressAutoHyphens/>
      <w:ind w:left="850"/>
    </w:pPr>
    <w:rPr>
      <w:i/>
    </w:rPr>
  </w:style>
  <w:style w:type="paragraph" w:customStyle="1" w:styleId="textindented">
    <w:name w:val="text indented"/>
    <w:basedOn w:val="text"/>
    <w:rsid w:val="00A57342"/>
    <w:pPr>
      <w:ind w:left="1570"/>
    </w:pPr>
  </w:style>
  <w:style w:type="paragraph" w:customStyle="1" w:styleId="Title1">
    <w:name w:val="Title1"/>
    <w:basedOn w:val="Normal"/>
    <w:rsid w:val="00A57342"/>
    <w:pPr>
      <w:keepLines/>
      <w:suppressLineNumbers/>
      <w:suppressAutoHyphens/>
      <w:jc w:val="center"/>
    </w:pPr>
    <w:rPr>
      <w:b/>
      <w:caps/>
      <w:sz w:val="36"/>
    </w:rPr>
  </w:style>
  <w:style w:type="paragraph" w:customStyle="1" w:styleId="totalpages">
    <w:name w:val="total pages"/>
    <w:rsid w:val="00A57342"/>
    <w:pPr>
      <w:tabs>
        <w:tab w:val="left" w:pos="1872"/>
        <w:tab w:val="left" w:pos="4320"/>
        <w:tab w:val="left" w:pos="5760"/>
      </w:tabs>
      <w:spacing w:after="43" w:line="278" w:lineRule="atLeast"/>
    </w:pPr>
    <w:rPr>
      <w:rFonts w:ascii="Times" w:hAnsi="Times"/>
      <w:b/>
      <w:sz w:val="24"/>
    </w:rPr>
  </w:style>
  <w:style w:type="paragraph" w:customStyle="1" w:styleId="PageBreak">
    <w:name w:val="Page Break"/>
    <w:basedOn w:val="Normal"/>
    <w:rsid w:val="00A57342"/>
    <w:rPr>
      <w:sz w:val="20"/>
    </w:rPr>
  </w:style>
  <w:style w:type="paragraph" w:styleId="Index3">
    <w:name w:val="index 3"/>
    <w:basedOn w:val="Normal"/>
    <w:next w:val="Normal"/>
    <w:semiHidden/>
    <w:rsid w:val="00A57342"/>
    <w:pPr>
      <w:ind w:left="720" w:hanging="240"/>
    </w:pPr>
  </w:style>
  <w:style w:type="paragraph" w:styleId="FootnoteText">
    <w:name w:val="footnote text"/>
    <w:basedOn w:val="Normal"/>
    <w:semiHidden/>
    <w:rsid w:val="00A57342"/>
    <w:rPr>
      <w:sz w:val="20"/>
    </w:rPr>
  </w:style>
  <w:style w:type="paragraph" w:styleId="DocumentMap">
    <w:name w:val="Document Map"/>
    <w:basedOn w:val="Normal"/>
    <w:semiHidden/>
    <w:rsid w:val="00A57342"/>
    <w:pPr>
      <w:shd w:val="clear" w:color="auto" w:fill="000080"/>
    </w:pPr>
    <w:rPr>
      <w:rFonts w:ascii="Tahoma" w:hAnsi="Tahoma"/>
    </w:rPr>
  </w:style>
  <w:style w:type="paragraph" w:customStyle="1" w:styleId="text-flushleft">
    <w:name w:val="text-flush left"/>
    <w:rsid w:val="00A57342"/>
    <w:pPr>
      <w:tabs>
        <w:tab w:val="left" w:pos="720"/>
        <w:tab w:val="left" w:pos="1440"/>
        <w:tab w:val="left" w:pos="2160"/>
        <w:tab w:val="left" w:pos="2880"/>
        <w:tab w:val="left" w:pos="3600"/>
      </w:tabs>
      <w:suppressAutoHyphens/>
      <w:spacing w:before="120" w:after="120"/>
    </w:pPr>
    <w:rPr>
      <w:noProof/>
      <w:sz w:val="24"/>
    </w:rPr>
  </w:style>
  <w:style w:type="paragraph" w:customStyle="1" w:styleId="Pagebreak0">
    <w:name w:val="Page break"/>
    <w:basedOn w:val="Normal"/>
    <w:next w:val="Normal"/>
    <w:rsid w:val="00A57342"/>
    <w:pPr>
      <w:pageBreakBefore/>
      <w:tabs>
        <w:tab w:val="left" w:pos="720"/>
        <w:tab w:val="left" w:pos="1440"/>
        <w:tab w:val="left" w:pos="2160"/>
        <w:tab w:val="left" w:pos="2880"/>
        <w:tab w:val="left" w:pos="3600"/>
      </w:tabs>
      <w:suppressAutoHyphens/>
      <w:ind w:left="850"/>
    </w:pPr>
    <w:rPr>
      <w:rFonts w:ascii="Times New Roman" w:hAnsi="Times New Roman"/>
    </w:rPr>
  </w:style>
  <w:style w:type="paragraph" w:styleId="BlockText">
    <w:name w:val="Block Text"/>
    <w:basedOn w:val="Normal"/>
    <w:semiHidden/>
    <w:rsid w:val="00A57342"/>
    <w:pPr>
      <w:ind w:left="720" w:right="720"/>
    </w:pPr>
  </w:style>
  <w:style w:type="paragraph" w:styleId="TableofFigures">
    <w:name w:val="table of figures"/>
    <w:basedOn w:val="Normal"/>
    <w:next w:val="Normal"/>
    <w:semiHidden/>
    <w:rsid w:val="00A57342"/>
    <w:pPr>
      <w:ind w:left="480" w:hanging="480"/>
    </w:pPr>
  </w:style>
  <w:style w:type="paragraph" w:styleId="BodyText2">
    <w:name w:val="Body Text 2"/>
    <w:basedOn w:val="Normal"/>
    <w:semiHidden/>
    <w:rsid w:val="00A57342"/>
    <w:pPr>
      <w:ind w:left="2160"/>
    </w:pPr>
    <w:rPr>
      <w:sz w:val="20"/>
    </w:rPr>
  </w:style>
  <w:style w:type="paragraph" w:customStyle="1" w:styleId="Bulletedtext1">
    <w:name w:val="Bulleted text 1"/>
    <w:basedOn w:val="Normal"/>
    <w:rsid w:val="00A57342"/>
    <w:pPr>
      <w:tabs>
        <w:tab w:val="left" w:pos="720"/>
        <w:tab w:val="left" w:pos="1440"/>
        <w:tab w:val="left" w:pos="2160"/>
        <w:tab w:val="left" w:pos="2880"/>
        <w:tab w:val="left" w:pos="3600"/>
      </w:tabs>
      <w:suppressAutoHyphens/>
      <w:spacing w:before="60" w:after="60"/>
      <w:ind w:left="1210" w:hanging="360"/>
    </w:pPr>
    <w:rPr>
      <w:rFonts w:ascii="Times New Roman" w:hAnsi="Times New Roman"/>
    </w:rPr>
  </w:style>
  <w:style w:type="paragraph" w:customStyle="1" w:styleId="authpagebullet">
    <w:name w:val="auth page bullet"/>
    <w:basedOn w:val="Normal"/>
    <w:rsid w:val="00A57342"/>
    <w:pPr>
      <w:tabs>
        <w:tab w:val="left" w:pos="562"/>
        <w:tab w:val="left" w:pos="1282"/>
        <w:tab w:val="left" w:pos="2002"/>
        <w:tab w:val="left" w:pos="3442"/>
        <w:tab w:val="left" w:pos="4882"/>
      </w:tabs>
      <w:spacing w:before="77" w:after="115" w:line="278" w:lineRule="atLeast"/>
      <w:ind w:left="360" w:hanging="360"/>
    </w:pPr>
    <w:rPr>
      <w:rFonts w:ascii="Times" w:hAnsi="Times"/>
    </w:rPr>
  </w:style>
  <w:style w:type="paragraph" w:styleId="BodyText">
    <w:name w:val="Body Text"/>
    <w:basedOn w:val="Normal"/>
    <w:semiHidden/>
    <w:rsid w:val="00A57342"/>
    <w:pPr>
      <w:ind w:right="720"/>
    </w:pPr>
  </w:style>
  <w:style w:type="paragraph" w:customStyle="1" w:styleId="Bulletedtext2">
    <w:name w:val="Bulleted text 2"/>
    <w:basedOn w:val="Bulletedtext1"/>
    <w:rsid w:val="00A57342"/>
    <w:pPr>
      <w:ind w:left="1800"/>
    </w:pPr>
  </w:style>
  <w:style w:type="paragraph" w:customStyle="1" w:styleId="Rqmt">
    <w:name w:val="Rqmt"/>
    <w:basedOn w:val="ListNumber"/>
    <w:autoRedefine/>
    <w:rsid w:val="00A57342"/>
    <w:pPr>
      <w:numPr>
        <w:numId w:val="4"/>
      </w:numPr>
      <w:spacing w:after="0"/>
    </w:pPr>
    <w:rPr>
      <w:rFonts w:ascii="Times New Roman" w:hAnsi="Times New Roman"/>
      <w:i/>
      <w:color w:val="0000FF"/>
    </w:rPr>
  </w:style>
  <w:style w:type="character" w:styleId="Strong">
    <w:name w:val="Strong"/>
    <w:basedOn w:val="DefaultParagraphFont"/>
    <w:qFormat/>
    <w:rsid w:val="00A57342"/>
    <w:rPr>
      <w:b/>
    </w:rPr>
  </w:style>
  <w:style w:type="paragraph" w:styleId="BodyTextIndent">
    <w:name w:val="Body Text Indent"/>
    <w:basedOn w:val="Normal"/>
    <w:semiHidden/>
    <w:rsid w:val="00A57342"/>
    <w:pPr>
      <w:ind w:left="720"/>
    </w:pPr>
    <w:rPr>
      <w:iCs/>
      <w:sz w:val="20"/>
    </w:rPr>
  </w:style>
  <w:style w:type="paragraph" w:customStyle="1" w:styleId="OCDFooter2">
    <w:name w:val="OCD Footer 2"/>
    <w:basedOn w:val="Normal"/>
    <w:rsid w:val="00A57342"/>
    <w:pPr>
      <w:tabs>
        <w:tab w:val="center" w:pos="4320"/>
        <w:tab w:val="right" w:pos="8640"/>
      </w:tabs>
      <w:spacing w:before="60"/>
    </w:pPr>
    <w:rPr>
      <w:b/>
      <w:sz w:val="16"/>
    </w:rPr>
  </w:style>
  <w:style w:type="paragraph" w:styleId="BodyTextIndent2">
    <w:name w:val="Body Text Indent 2"/>
    <w:basedOn w:val="Normal"/>
    <w:semiHidden/>
    <w:rsid w:val="00A57342"/>
    <w:pPr>
      <w:ind w:left="900" w:hanging="180"/>
    </w:pPr>
  </w:style>
  <w:style w:type="paragraph" w:customStyle="1" w:styleId="SPEC">
    <w:name w:val="SPEC"/>
    <w:basedOn w:val="Normal"/>
    <w:rsid w:val="00A57342"/>
    <w:pPr>
      <w:framePr w:hSpace="187" w:vSpace="187" w:wrap="around" w:vAnchor="text" w:hAnchor="text" w:y="1"/>
      <w:spacing w:before="60"/>
    </w:pPr>
    <w:rPr>
      <w:color w:val="0000FF"/>
      <w:szCs w:val="20"/>
    </w:rPr>
  </w:style>
  <w:style w:type="paragraph" w:customStyle="1" w:styleId="Spec1">
    <w:name w:val="Spec1"/>
    <w:basedOn w:val="Normal"/>
    <w:next w:val="SPEC"/>
    <w:rsid w:val="00A57342"/>
    <w:pPr>
      <w:numPr>
        <w:numId w:val="6"/>
      </w:numPr>
      <w:spacing w:before="60"/>
    </w:pPr>
    <w:rPr>
      <w:color w:val="0000FF"/>
      <w:szCs w:val="20"/>
    </w:rPr>
  </w:style>
  <w:style w:type="paragraph" w:styleId="BalloonText">
    <w:name w:val="Balloon Text"/>
    <w:basedOn w:val="Normal"/>
    <w:link w:val="BalloonTextChar"/>
    <w:uiPriority w:val="99"/>
    <w:semiHidden/>
    <w:unhideWhenUsed/>
    <w:rsid w:val="00D516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6BC"/>
    <w:rPr>
      <w:rFonts w:ascii="Tahoma" w:eastAsiaTheme="minorHAnsi" w:hAnsi="Tahoma" w:cs="Tahoma"/>
      <w:sz w:val="16"/>
      <w:szCs w:val="16"/>
    </w:rPr>
  </w:style>
  <w:style w:type="paragraph" w:customStyle="1" w:styleId="Title2">
    <w:name w:val="Title2"/>
    <w:basedOn w:val="Normal"/>
    <w:rsid w:val="00BF770B"/>
    <w:pPr>
      <w:spacing w:before="240" w:after="240"/>
      <w:jc w:val="center"/>
    </w:pPr>
    <w:rPr>
      <w:b/>
      <w:sz w:val="24"/>
      <w:szCs w:val="20"/>
    </w:rPr>
  </w:style>
  <w:style w:type="character" w:customStyle="1" w:styleId="TitleChar">
    <w:name w:val="Title Char"/>
    <w:basedOn w:val="DefaultParagraphFont"/>
    <w:link w:val="Title"/>
    <w:rsid w:val="00BF770B"/>
    <w:rPr>
      <w:rFonts w:asciiTheme="minorHAnsi" w:eastAsiaTheme="minorHAnsi" w:hAnsiTheme="minorHAnsi" w:cstheme="minorBidi"/>
      <w:b/>
      <w:kern w:val="28"/>
      <w:sz w:val="32"/>
      <w:szCs w:val="22"/>
    </w:rPr>
  </w:style>
  <w:style w:type="paragraph" w:customStyle="1" w:styleId="5x6cell">
    <w:name w:val="5x6:cell"/>
    <w:rsid w:val="003B15D4"/>
    <w:pPr>
      <w:widowControl w:val="0"/>
      <w:tabs>
        <w:tab w:val="left" w:pos="0"/>
        <w:tab w:val="left" w:pos="720"/>
        <w:tab w:val="left" w:pos="1440"/>
        <w:tab w:val="left" w:pos="2160"/>
      </w:tabs>
      <w:spacing w:before="40" w:after="40"/>
    </w:pPr>
  </w:style>
  <w:style w:type="paragraph" w:customStyle="1" w:styleId="List1">
    <w:name w:val="List1"/>
    <w:basedOn w:val="BodyTextIndent2"/>
    <w:rsid w:val="003B15D4"/>
    <w:pPr>
      <w:numPr>
        <w:numId w:val="5"/>
      </w:numPr>
      <w:spacing w:after="0" w:line="240" w:lineRule="auto"/>
    </w:pPr>
    <w:rPr>
      <w:rFonts w:ascii="Times New Roman" w:eastAsia="Times New Roman" w:hAnsi="Times New Roman" w:cs="Times New Roman"/>
      <w:sz w:val="20"/>
      <w:szCs w:val="20"/>
    </w:rPr>
  </w:style>
  <w:style w:type="paragraph" w:styleId="CommentText">
    <w:name w:val="annotation text"/>
    <w:basedOn w:val="Normal"/>
    <w:link w:val="CommentTextChar"/>
    <w:semiHidden/>
    <w:rsid w:val="003B15D4"/>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3B15D4"/>
  </w:style>
  <w:style w:type="paragraph" w:styleId="ListParagraph">
    <w:name w:val="List Paragraph"/>
    <w:basedOn w:val="Normal"/>
    <w:uiPriority w:val="34"/>
    <w:qFormat/>
    <w:rsid w:val="00096051"/>
    <w:pPr>
      <w:ind w:left="720"/>
      <w:contextualSpacing/>
    </w:pPr>
  </w:style>
  <w:style w:type="paragraph" w:styleId="PlainText">
    <w:name w:val="Plain Text"/>
    <w:basedOn w:val="Normal"/>
    <w:link w:val="PlainTextChar"/>
    <w:uiPriority w:val="99"/>
    <w:unhideWhenUsed/>
    <w:rsid w:val="002E00A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E00A2"/>
    <w:rPr>
      <w:rFonts w:ascii="Consolas" w:eastAsiaTheme="minorHAnsi" w:hAnsi="Consolas" w:cstheme="minorBidi"/>
      <w:sz w:val="21"/>
      <w:szCs w:val="21"/>
    </w:rPr>
  </w:style>
  <w:style w:type="table" w:styleId="TableGrid">
    <w:name w:val="Table Grid"/>
    <w:basedOn w:val="TableNormal"/>
    <w:uiPriority w:val="59"/>
    <w:rsid w:val="005F6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B20B78"/>
    <w:rPr>
      <w:rFonts w:asciiTheme="minorHAnsi" w:eastAsiaTheme="minorHAnsi" w:hAnsiTheme="minorHAnsi" w:cstheme="minorBidi"/>
      <w:b/>
      <w:kern w:val="28"/>
      <w:sz w:val="22"/>
      <w:szCs w:val="22"/>
    </w:rPr>
  </w:style>
  <w:style w:type="paragraph" w:styleId="Revision">
    <w:name w:val="Revision"/>
    <w:hidden/>
    <w:uiPriority w:val="99"/>
    <w:semiHidden/>
    <w:rsid w:val="0060625D"/>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3599">
      <w:bodyDiv w:val="1"/>
      <w:marLeft w:val="0"/>
      <w:marRight w:val="0"/>
      <w:marTop w:val="0"/>
      <w:marBottom w:val="0"/>
      <w:divBdr>
        <w:top w:val="none" w:sz="0" w:space="0" w:color="auto"/>
        <w:left w:val="none" w:sz="0" w:space="0" w:color="auto"/>
        <w:bottom w:val="none" w:sz="0" w:space="0" w:color="auto"/>
        <w:right w:val="none" w:sz="0" w:space="0" w:color="auto"/>
      </w:divBdr>
    </w:div>
    <w:div w:id="10037362">
      <w:bodyDiv w:val="1"/>
      <w:marLeft w:val="0"/>
      <w:marRight w:val="0"/>
      <w:marTop w:val="0"/>
      <w:marBottom w:val="0"/>
      <w:divBdr>
        <w:top w:val="none" w:sz="0" w:space="0" w:color="auto"/>
        <w:left w:val="none" w:sz="0" w:space="0" w:color="auto"/>
        <w:bottom w:val="none" w:sz="0" w:space="0" w:color="auto"/>
        <w:right w:val="none" w:sz="0" w:space="0" w:color="auto"/>
      </w:divBdr>
    </w:div>
    <w:div w:id="195311081">
      <w:bodyDiv w:val="1"/>
      <w:marLeft w:val="0"/>
      <w:marRight w:val="0"/>
      <w:marTop w:val="0"/>
      <w:marBottom w:val="0"/>
      <w:divBdr>
        <w:top w:val="none" w:sz="0" w:space="0" w:color="auto"/>
        <w:left w:val="none" w:sz="0" w:space="0" w:color="auto"/>
        <w:bottom w:val="none" w:sz="0" w:space="0" w:color="auto"/>
        <w:right w:val="none" w:sz="0" w:space="0" w:color="auto"/>
      </w:divBdr>
    </w:div>
    <w:div w:id="251593794">
      <w:bodyDiv w:val="1"/>
      <w:marLeft w:val="0"/>
      <w:marRight w:val="0"/>
      <w:marTop w:val="0"/>
      <w:marBottom w:val="0"/>
      <w:divBdr>
        <w:top w:val="none" w:sz="0" w:space="0" w:color="auto"/>
        <w:left w:val="none" w:sz="0" w:space="0" w:color="auto"/>
        <w:bottom w:val="none" w:sz="0" w:space="0" w:color="auto"/>
        <w:right w:val="none" w:sz="0" w:space="0" w:color="auto"/>
      </w:divBdr>
    </w:div>
    <w:div w:id="395978941">
      <w:bodyDiv w:val="1"/>
      <w:marLeft w:val="0"/>
      <w:marRight w:val="0"/>
      <w:marTop w:val="0"/>
      <w:marBottom w:val="0"/>
      <w:divBdr>
        <w:top w:val="none" w:sz="0" w:space="0" w:color="auto"/>
        <w:left w:val="none" w:sz="0" w:space="0" w:color="auto"/>
        <w:bottom w:val="none" w:sz="0" w:space="0" w:color="auto"/>
        <w:right w:val="none" w:sz="0" w:space="0" w:color="auto"/>
      </w:divBdr>
    </w:div>
    <w:div w:id="709456266">
      <w:bodyDiv w:val="1"/>
      <w:marLeft w:val="0"/>
      <w:marRight w:val="0"/>
      <w:marTop w:val="0"/>
      <w:marBottom w:val="0"/>
      <w:divBdr>
        <w:top w:val="none" w:sz="0" w:space="0" w:color="auto"/>
        <w:left w:val="none" w:sz="0" w:space="0" w:color="auto"/>
        <w:bottom w:val="none" w:sz="0" w:space="0" w:color="auto"/>
        <w:right w:val="none" w:sz="0" w:space="0" w:color="auto"/>
      </w:divBdr>
    </w:div>
    <w:div w:id="749739388">
      <w:bodyDiv w:val="1"/>
      <w:marLeft w:val="0"/>
      <w:marRight w:val="0"/>
      <w:marTop w:val="0"/>
      <w:marBottom w:val="0"/>
      <w:divBdr>
        <w:top w:val="none" w:sz="0" w:space="0" w:color="auto"/>
        <w:left w:val="none" w:sz="0" w:space="0" w:color="auto"/>
        <w:bottom w:val="none" w:sz="0" w:space="0" w:color="auto"/>
        <w:right w:val="none" w:sz="0" w:space="0" w:color="auto"/>
      </w:divBdr>
    </w:div>
    <w:div w:id="1062947545">
      <w:bodyDiv w:val="1"/>
      <w:marLeft w:val="0"/>
      <w:marRight w:val="0"/>
      <w:marTop w:val="0"/>
      <w:marBottom w:val="0"/>
      <w:divBdr>
        <w:top w:val="none" w:sz="0" w:space="0" w:color="auto"/>
        <w:left w:val="none" w:sz="0" w:space="0" w:color="auto"/>
        <w:bottom w:val="none" w:sz="0" w:space="0" w:color="auto"/>
        <w:right w:val="none" w:sz="0" w:space="0" w:color="auto"/>
      </w:divBdr>
    </w:div>
    <w:div w:id="1183711779">
      <w:bodyDiv w:val="1"/>
      <w:marLeft w:val="0"/>
      <w:marRight w:val="0"/>
      <w:marTop w:val="0"/>
      <w:marBottom w:val="0"/>
      <w:divBdr>
        <w:top w:val="none" w:sz="0" w:space="0" w:color="auto"/>
        <w:left w:val="none" w:sz="0" w:space="0" w:color="auto"/>
        <w:bottom w:val="none" w:sz="0" w:space="0" w:color="auto"/>
        <w:right w:val="none" w:sz="0" w:space="0" w:color="auto"/>
      </w:divBdr>
    </w:div>
    <w:div w:id="1232152300">
      <w:bodyDiv w:val="1"/>
      <w:marLeft w:val="0"/>
      <w:marRight w:val="0"/>
      <w:marTop w:val="0"/>
      <w:marBottom w:val="0"/>
      <w:divBdr>
        <w:top w:val="none" w:sz="0" w:space="0" w:color="auto"/>
        <w:left w:val="none" w:sz="0" w:space="0" w:color="auto"/>
        <w:bottom w:val="none" w:sz="0" w:space="0" w:color="auto"/>
        <w:right w:val="none" w:sz="0" w:space="0" w:color="auto"/>
      </w:divBdr>
    </w:div>
    <w:div w:id="1262832599">
      <w:bodyDiv w:val="1"/>
      <w:marLeft w:val="0"/>
      <w:marRight w:val="0"/>
      <w:marTop w:val="0"/>
      <w:marBottom w:val="0"/>
      <w:divBdr>
        <w:top w:val="none" w:sz="0" w:space="0" w:color="auto"/>
        <w:left w:val="none" w:sz="0" w:space="0" w:color="auto"/>
        <w:bottom w:val="none" w:sz="0" w:space="0" w:color="auto"/>
        <w:right w:val="none" w:sz="0" w:space="0" w:color="auto"/>
      </w:divBdr>
    </w:div>
    <w:div w:id="1305357953">
      <w:bodyDiv w:val="1"/>
      <w:marLeft w:val="0"/>
      <w:marRight w:val="0"/>
      <w:marTop w:val="0"/>
      <w:marBottom w:val="0"/>
      <w:divBdr>
        <w:top w:val="none" w:sz="0" w:space="0" w:color="auto"/>
        <w:left w:val="none" w:sz="0" w:space="0" w:color="auto"/>
        <w:bottom w:val="none" w:sz="0" w:space="0" w:color="auto"/>
        <w:right w:val="none" w:sz="0" w:space="0" w:color="auto"/>
      </w:divBdr>
    </w:div>
    <w:div w:id="1341658832">
      <w:bodyDiv w:val="1"/>
      <w:marLeft w:val="0"/>
      <w:marRight w:val="0"/>
      <w:marTop w:val="0"/>
      <w:marBottom w:val="0"/>
      <w:divBdr>
        <w:top w:val="none" w:sz="0" w:space="0" w:color="auto"/>
        <w:left w:val="none" w:sz="0" w:space="0" w:color="auto"/>
        <w:bottom w:val="none" w:sz="0" w:space="0" w:color="auto"/>
        <w:right w:val="none" w:sz="0" w:space="0" w:color="auto"/>
      </w:divBdr>
    </w:div>
    <w:div w:id="1471249304">
      <w:bodyDiv w:val="1"/>
      <w:marLeft w:val="0"/>
      <w:marRight w:val="0"/>
      <w:marTop w:val="0"/>
      <w:marBottom w:val="0"/>
      <w:divBdr>
        <w:top w:val="none" w:sz="0" w:space="0" w:color="auto"/>
        <w:left w:val="none" w:sz="0" w:space="0" w:color="auto"/>
        <w:bottom w:val="none" w:sz="0" w:space="0" w:color="auto"/>
        <w:right w:val="none" w:sz="0" w:space="0" w:color="auto"/>
      </w:divBdr>
    </w:div>
    <w:div w:id="1555851333">
      <w:bodyDiv w:val="1"/>
      <w:marLeft w:val="0"/>
      <w:marRight w:val="0"/>
      <w:marTop w:val="0"/>
      <w:marBottom w:val="0"/>
      <w:divBdr>
        <w:top w:val="none" w:sz="0" w:space="0" w:color="auto"/>
        <w:left w:val="none" w:sz="0" w:space="0" w:color="auto"/>
        <w:bottom w:val="none" w:sz="0" w:space="0" w:color="auto"/>
        <w:right w:val="none" w:sz="0" w:space="0" w:color="auto"/>
      </w:divBdr>
    </w:div>
    <w:div w:id="1579292548">
      <w:bodyDiv w:val="1"/>
      <w:marLeft w:val="0"/>
      <w:marRight w:val="0"/>
      <w:marTop w:val="0"/>
      <w:marBottom w:val="0"/>
      <w:divBdr>
        <w:top w:val="none" w:sz="0" w:space="0" w:color="auto"/>
        <w:left w:val="none" w:sz="0" w:space="0" w:color="auto"/>
        <w:bottom w:val="none" w:sz="0" w:space="0" w:color="auto"/>
        <w:right w:val="none" w:sz="0" w:space="0" w:color="auto"/>
      </w:divBdr>
    </w:div>
    <w:div w:id="1715736378">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 w:id="1789540339">
      <w:bodyDiv w:val="1"/>
      <w:marLeft w:val="0"/>
      <w:marRight w:val="0"/>
      <w:marTop w:val="0"/>
      <w:marBottom w:val="0"/>
      <w:divBdr>
        <w:top w:val="none" w:sz="0" w:space="0" w:color="auto"/>
        <w:left w:val="none" w:sz="0" w:space="0" w:color="auto"/>
        <w:bottom w:val="none" w:sz="0" w:space="0" w:color="auto"/>
        <w:right w:val="none" w:sz="0" w:space="0" w:color="auto"/>
      </w:divBdr>
    </w:div>
    <w:div w:id="1895846763">
      <w:bodyDiv w:val="1"/>
      <w:marLeft w:val="0"/>
      <w:marRight w:val="0"/>
      <w:marTop w:val="0"/>
      <w:marBottom w:val="0"/>
      <w:divBdr>
        <w:top w:val="none" w:sz="0" w:space="0" w:color="auto"/>
        <w:left w:val="none" w:sz="0" w:space="0" w:color="auto"/>
        <w:bottom w:val="none" w:sz="0" w:space="0" w:color="auto"/>
        <w:right w:val="none" w:sz="0" w:space="0" w:color="auto"/>
      </w:divBdr>
    </w:div>
    <w:div w:id="1965306832">
      <w:bodyDiv w:val="1"/>
      <w:marLeft w:val="0"/>
      <w:marRight w:val="0"/>
      <w:marTop w:val="0"/>
      <w:marBottom w:val="0"/>
      <w:divBdr>
        <w:top w:val="none" w:sz="0" w:space="0" w:color="auto"/>
        <w:left w:val="none" w:sz="0" w:space="0" w:color="auto"/>
        <w:bottom w:val="none" w:sz="0" w:space="0" w:color="auto"/>
        <w:right w:val="none" w:sz="0" w:space="0" w:color="auto"/>
      </w:divBdr>
    </w:div>
    <w:div w:id="197698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image" Target="media/image137.png"/><Relationship Id="rId159" Type="http://schemas.openxmlformats.org/officeDocument/2006/relationships/image" Target="media/image142.png"/><Relationship Id="rId175" Type="http://schemas.openxmlformats.org/officeDocument/2006/relationships/image" Target="media/image158.png"/><Relationship Id="rId170" Type="http://schemas.openxmlformats.org/officeDocument/2006/relationships/image" Target="media/image153.png"/><Relationship Id="rId16" Type="http://schemas.openxmlformats.org/officeDocument/2006/relationships/footer" Target="footer4.xml"/><Relationship Id="rId107" Type="http://schemas.openxmlformats.org/officeDocument/2006/relationships/image" Target="media/image90.png"/><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png"/><Relationship Id="rId149" Type="http://schemas.openxmlformats.org/officeDocument/2006/relationships/image" Target="media/image13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43.png"/><Relationship Id="rId165" Type="http://schemas.openxmlformats.org/officeDocument/2006/relationships/image" Target="media/image148.png"/><Relationship Id="rId181" Type="http://schemas.openxmlformats.org/officeDocument/2006/relationships/image" Target="media/image164.png"/><Relationship Id="rId186" Type="http://schemas.openxmlformats.org/officeDocument/2006/relationships/image" Target="media/image167.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33.png"/><Relationship Id="rId155" Type="http://schemas.openxmlformats.org/officeDocument/2006/relationships/image" Target="media/image138.png"/><Relationship Id="rId171" Type="http://schemas.openxmlformats.org/officeDocument/2006/relationships/image" Target="media/image154.png"/><Relationship Id="rId176" Type="http://schemas.openxmlformats.org/officeDocument/2006/relationships/image" Target="media/image159.png"/><Relationship Id="rId12" Type="http://schemas.openxmlformats.org/officeDocument/2006/relationships/footer" Target="footer1.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3.png"/><Relationship Id="rId145" Type="http://schemas.openxmlformats.org/officeDocument/2006/relationships/image" Target="media/image128.png"/><Relationship Id="rId161" Type="http://schemas.openxmlformats.org/officeDocument/2006/relationships/image" Target="media/image144.png"/><Relationship Id="rId166" Type="http://schemas.openxmlformats.org/officeDocument/2006/relationships/image" Target="media/image149.png"/><Relationship Id="rId182" Type="http://schemas.openxmlformats.org/officeDocument/2006/relationships/image" Target="media/image165.emf"/><Relationship Id="rId187"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4.png"/><Relationship Id="rId156" Type="http://schemas.openxmlformats.org/officeDocument/2006/relationships/image" Target="media/image139.png"/><Relationship Id="rId177" Type="http://schemas.openxmlformats.org/officeDocument/2006/relationships/image" Target="media/image160.png"/><Relationship Id="rId172" Type="http://schemas.openxmlformats.org/officeDocument/2006/relationships/image" Target="media/image155.pn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45.png"/><Relationship Id="rId183" Type="http://schemas.openxmlformats.org/officeDocument/2006/relationships/oleObject" Target="embeddings/Microsoft_Excel_97-2003_Worksheet.xls"/><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35.png"/><Relationship Id="rId173" Type="http://schemas.openxmlformats.org/officeDocument/2006/relationships/image" Target="media/image156.png"/><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184" Type="http://schemas.openxmlformats.org/officeDocument/2006/relationships/image" Target="media/image166.wmf"/><Relationship Id="rId189"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4.png"/><Relationship Id="rId41" Type="http://schemas.openxmlformats.org/officeDocument/2006/relationships/footer" Target="footer6.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90"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header" Target="header1.xml"/><Relationship Id="rId31" Type="http://schemas.openxmlformats.org/officeDocument/2006/relationships/image" Target="media/image15.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18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3.jpg@01CDA60F.EA1FDF50" TargetMode="External"/><Relationship Id="rId180"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9E60E4-FC79-4E18-B997-127F6086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110</Pages>
  <Words>8385</Words>
  <Characters>47795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Luminometer PS Test Plan &amp; Procedure</vt:lpstr>
    </vt:vector>
  </TitlesOfParts>
  <Company>jnj</Company>
  <LinksUpToDate>false</LinksUpToDate>
  <CharactersWithSpaces>56068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Luminometer PS Test Plan &amp; Procedure</dc:title>
  <dc:subject>Lum Power Supply Board</dc:subject>
  <dc:creator>FShaughn</dc:creator>
  <cp:keywords/>
  <dc:description/>
  <cp:lastModifiedBy>Whyte, Tony [Non-Ortho]</cp:lastModifiedBy>
  <cp:revision>7</cp:revision>
  <cp:lastPrinted>2014-11-05T12:49:00Z</cp:lastPrinted>
  <dcterms:created xsi:type="dcterms:W3CDTF">2014-10-28T12:16:00Z</dcterms:created>
  <dcterms:modified xsi:type="dcterms:W3CDTF">2021-07-30T12:16:00Z</dcterms:modified>
</cp:coreProperties>
</file>